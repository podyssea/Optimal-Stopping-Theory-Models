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EB201" w14:textId="77777777" w:rsidR="00D90614" w:rsidRPr="002D70E4" w:rsidRDefault="00D90614" w:rsidP="00D90614">
      <w:pPr>
        <w:jc w:val="center"/>
        <w:rPr>
          <w:rFonts w:ascii="Times New Roman" w:hAnsi="Times New Roman" w:cs="Times New Roman"/>
          <w:sz w:val="40"/>
          <w:szCs w:val="40"/>
          <w:shd w:val="clear" w:color="auto" w:fill="FFFFFF"/>
        </w:rPr>
      </w:pPr>
    </w:p>
    <w:p w14:paraId="69CFB12B" w14:textId="77777777" w:rsidR="00D90614" w:rsidRPr="002D70E4" w:rsidRDefault="00D90614" w:rsidP="00D90614">
      <w:pPr>
        <w:jc w:val="center"/>
        <w:rPr>
          <w:rFonts w:ascii="Times New Roman" w:hAnsi="Times New Roman" w:cs="Times New Roman"/>
          <w:sz w:val="40"/>
          <w:szCs w:val="40"/>
          <w:shd w:val="clear" w:color="auto" w:fill="FFFFFF"/>
        </w:rPr>
      </w:pPr>
    </w:p>
    <w:p w14:paraId="5FCCB289" w14:textId="77777777" w:rsidR="00D90614" w:rsidRPr="002D70E4" w:rsidRDefault="00D90614" w:rsidP="00D90614">
      <w:pPr>
        <w:jc w:val="center"/>
        <w:rPr>
          <w:rFonts w:ascii="Times New Roman" w:hAnsi="Times New Roman" w:cs="Times New Roman"/>
          <w:sz w:val="40"/>
          <w:szCs w:val="40"/>
          <w:shd w:val="clear" w:color="auto" w:fill="FFFFFF"/>
        </w:rPr>
      </w:pPr>
    </w:p>
    <w:p w14:paraId="4AEA0B89" w14:textId="77777777" w:rsidR="00D90614" w:rsidRPr="002D70E4" w:rsidRDefault="00D90614" w:rsidP="00D90614">
      <w:pPr>
        <w:jc w:val="center"/>
        <w:rPr>
          <w:rFonts w:ascii="Times New Roman" w:hAnsi="Times New Roman" w:cs="Times New Roman"/>
          <w:sz w:val="40"/>
          <w:szCs w:val="40"/>
          <w:shd w:val="clear" w:color="auto" w:fill="FFFFFF"/>
        </w:rPr>
      </w:pPr>
    </w:p>
    <w:p w14:paraId="0FC9517A" w14:textId="77777777" w:rsidR="00D90614" w:rsidRPr="002D70E4" w:rsidRDefault="00D90614" w:rsidP="00D90614">
      <w:pPr>
        <w:jc w:val="center"/>
        <w:rPr>
          <w:rFonts w:ascii="Times New Roman" w:hAnsi="Times New Roman" w:cs="Times New Roman"/>
          <w:sz w:val="40"/>
          <w:szCs w:val="40"/>
          <w:shd w:val="clear" w:color="auto" w:fill="FFFFFF"/>
        </w:rPr>
      </w:pPr>
    </w:p>
    <w:p w14:paraId="39476C78" w14:textId="77777777" w:rsidR="00D90614" w:rsidRPr="002D70E4" w:rsidRDefault="00D90614" w:rsidP="00D90614">
      <w:pPr>
        <w:jc w:val="center"/>
        <w:rPr>
          <w:rFonts w:ascii="Times New Roman" w:hAnsi="Times New Roman" w:cs="Times New Roman"/>
          <w:sz w:val="40"/>
          <w:szCs w:val="40"/>
          <w:shd w:val="clear" w:color="auto" w:fill="FFFFFF"/>
        </w:rPr>
      </w:pPr>
    </w:p>
    <w:p w14:paraId="04190573" w14:textId="77777777" w:rsidR="00D90614" w:rsidRPr="002D70E4" w:rsidRDefault="00D90614" w:rsidP="00D90614">
      <w:pPr>
        <w:pBdr>
          <w:top w:val="single" w:sz="4" w:space="1" w:color="auto"/>
        </w:pBdr>
        <w:jc w:val="center"/>
        <w:rPr>
          <w:rFonts w:ascii="Times New Roman" w:hAnsi="Times New Roman" w:cs="Times New Roman"/>
          <w:sz w:val="40"/>
          <w:szCs w:val="40"/>
          <w:shd w:val="clear" w:color="auto" w:fill="FFFFFF"/>
        </w:rPr>
      </w:pPr>
    </w:p>
    <w:p w14:paraId="4EF2B5B0" w14:textId="77777777" w:rsidR="00D90614" w:rsidRPr="002D70E4" w:rsidRDefault="00D90614" w:rsidP="00D90614">
      <w:pPr>
        <w:pBdr>
          <w:top w:val="single" w:sz="4" w:space="1" w:color="auto"/>
        </w:pBdr>
        <w:jc w:val="center"/>
        <w:rPr>
          <w:rFonts w:ascii="Times New Roman" w:hAnsi="Times New Roman" w:cs="Times New Roman"/>
          <w:sz w:val="40"/>
          <w:szCs w:val="40"/>
          <w:shd w:val="clear" w:color="auto" w:fill="FFFFFF"/>
        </w:rPr>
      </w:pPr>
      <w:proofErr w:type="spellStart"/>
      <w:r w:rsidRPr="002D70E4">
        <w:rPr>
          <w:rFonts w:ascii="Times New Roman" w:hAnsi="Times New Roman" w:cs="Times New Roman"/>
          <w:sz w:val="40"/>
          <w:szCs w:val="40"/>
          <w:shd w:val="clear" w:color="auto" w:fill="FFFFFF"/>
        </w:rPr>
        <w:t>MSci</w:t>
      </w:r>
      <w:proofErr w:type="spellEnd"/>
      <w:r w:rsidRPr="002D70E4">
        <w:rPr>
          <w:rFonts w:ascii="Times New Roman" w:hAnsi="Times New Roman" w:cs="Times New Roman"/>
          <w:sz w:val="40"/>
          <w:szCs w:val="40"/>
          <w:shd w:val="clear" w:color="auto" w:fill="FFFFFF"/>
        </w:rPr>
        <w:t xml:space="preserve"> Software Engineering Thesis on</w:t>
      </w:r>
    </w:p>
    <w:p w14:paraId="50310185" w14:textId="77777777" w:rsidR="00D90614" w:rsidRDefault="00D90614" w:rsidP="00D90614">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03142A54" w14:textId="77777777" w:rsidR="00D90614" w:rsidRPr="002D70E4" w:rsidRDefault="00D90614" w:rsidP="00D90614">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37A89848" w14:textId="77777777" w:rsidR="00D90614" w:rsidRPr="002D70E4" w:rsidRDefault="00D90614" w:rsidP="00D90614">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59E6CBBD" w14:textId="77777777" w:rsidR="00D90614" w:rsidRPr="002D70E4" w:rsidRDefault="00D90614" w:rsidP="00D90614">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0622EA61" w14:textId="77777777" w:rsidR="00D90614" w:rsidRPr="002D70E4" w:rsidRDefault="00D90614" w:rsidP="00D90614">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21C4091E" wp14:editId="789E76B2">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0486411E" w14:textId="77777777" w:rsidR="00D90614" w:rsidRPr="002D70E4" w:rsidRDefault="00D90614" w:rsidP="00D90614">
      <w:pPr>
        <w:pBdr>
          <w:bottom w:val="single" w:sz="4" w:space="1" w:color="auto"/>
        </w:pBdr>
        <w:rPr>
          <w:rFonts w:ascii="Times New Roman" w:hAnsi="Times New Roman" w:cs="Times New Roman"/>
          <w:sz w:val="24"/>
          <w:szCs w:val="24"/>
          <w:shd w:val="clear" w:color="auto" w:fill="FFFFFF"/>
        </w:rPr>
      </w:pPr>
    </w:p>
    <w:p w14:paraId="2D7CC004" w14:textId="77777777" w:rsidR="00D90614" w:rsidRPr="002D70E4" w:rsidRDefault="00D90614" w:rsidP="00D90614">
      <w:pPr>
        <w:pBdr>
          <w:bottom w:val="single" w:sz="4" w:space="1" w:color="auto"/>
        </w:pBdr>
        <w:rPr>
          <w:rFonts w:ascii="Times New Roman" w:hAnsi="Times New Roman" w:cs="Times New Roman"/>
          <w:sz w:val="24"/>
          <w:szCs w:val="24"/>
          <w:shd w:val="clear" w:color="auto" w:fill="FFFFFF"/>
        </w:rPr>
        <w:sectPr w:rsidR="00D90614" w:rsidRPr="002D70E4" w:rsidSect="00A1493D">
          <w:type w:val="continuous"/>
          <w:pgSz w:w="11906" w:h="16838" w:code="9"/>
          <w:pgMar w:top="720" w:right="720" w:bottom="720" w:left="720" w:header="709" w:footer="709" w:gutter="0"/>
          <w:cols w:space="708"/>
          <w:docGrid w:linePitch="360"/>
        </w:sectPr>
      </w:pPr>
    </w:p>
    <w:p w14:paraId="25DF2210" w14:textId="77777777" w:rsidR="00D90614" w:rsidRPr="002D70E4" w:rsidRDefault="00D90614" w:rsidP="00D90614">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7C2A73A9" w14:textId="77777777" w:rsidR="00D90614" w:rsidRPr="002D70E4" w:rsidRDefault="00D90614" w:rsidP="00D90614">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w:t>
      </w:r>
      <w:proofErr w:type="gramStart"/>
      <w:r w:rsidRPr="002D70E4">
        <w:rPr>
          <w:rFonts w:ascii="Times New Roman" w:hAnsi="Times New Roman" w:cs="Times New Roman"/>
          <w:b/>
          <w:i/>
          <w:iCs/>
          <w:color w:val="000000" w:themeColor="text1"/>
        </w:rPr>
        <w:t>This  computing</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w:t>
      </w:r>
      <w:proofErr w:type="gramStart"/>
      <w:r>
        <w:rPr>
          <w:rFonts w:ascii="Times New Roman" w:hAnsi="Times New Roman" w:cs="Times New Roman"/>
          <w:b/>
          <w:i/>
          <w:iCs/>
          <w:color w:val="000000" w:themeColor="text1"/>
        </w:rPr>
        <w:t xml:space="preserve">challenge </w:t>
      </w:r>
      <w:r w:rsidRPr="002D70E4">
        <w:rPr>
          <w:rFonts w:ascii="Times New Roman" w:hAnsi="Times New Roman" w:cs="Times New Roman"/>
          <w:b/>
          <w:i/>
          <w:iCs/>
          <w:color w:val="000000" w:themeColor="text1"/>
        </w:rPr>
        <w:t xml:space="preserve"> by</w:t>
      </w:r>
      <w:proofErr w:type="gramEnd"/>
      <w:r w:rsidRPr="002D70E4">
        <w:rPr>
          <w:rFonts w:ascii="Times New Roman" w:hAnsi="Times New Roman" w:cs="Times New Roman"/>
          <w:b/>
          <w:i/>
          <w:iCs/>
          <w:color w:val="000000" w:themeColor="text1"/>
        </w:rPr>
        <w:t xml:space="preserve">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proofErr w:type="gramStart"/>
      <w:r w:rsidRPr="002D70E4">
        <w:rPr>
          <w:rFonts w:ascii="Times New Roman" w:hAnsi="Times New Roman" w:cs="Times New Roman"/>
          <w:b/>
          <w:i/>
          <w:iCs/>
          <w:color w:val="000000" w:themeColor="text1"/>
        </w:rPr>
        <w:t>3?</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Real data-</w:t>
      </w:r>
      <w:proofErr w:type="gramStart"/>
      <w:r>
        <w:rPr>
          <w:rFonts w:ascii="Times New Roman" w:hAnsi="Times New Roman" w:cs="Times New Roman"/>
          <w:b/>
          <w:i/>
          <w:iCs/>
          <w:color w:val="000000" w:themeColor="text1"/>
        </w:rPr>
        <w:t xml:space="preserve">sets </w:t>
      </w:r>
      <w:r w:rsidRPr="002D70E4">
        <w:rPr>
          <w:rFonts w:ascii="Times New Roman" w:hAnsi="Times New Roman" w:cs="Times New Roman"/>
          <w:b/>
          <w:i/>
          <w:iCs/>
          <w:color w:val="000000" w:themeColor="text1"/>
        </w:rPr>
        <w:t xml:space="preserve"> on</w:t>
      </w:r>
      <w:proofErr w:type="gramEnd"/>
      <w:r w:rsidRPr="002D70E4">
        <w:rPr>
          <w:rFonts w:ascii="Times New Roman" w:hAnsi="Times New Roman" w:cs="Times New Roman"/>
          <w:b/>
          <w:i/>
          <w:iCs/>
          <w:color w:val="000000" w:themeColor="text1"/>
        </w:rPr>
        <w:t xml:space="preserve">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proofErr w:type="gramStart"/>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w:t>
      </w:r>
      <w:proofErr w:type="gramEnd"/>
      <w:r w:rsidRPr="002D70E4">
        <w:rPr>
          <w:rFonts w:ascii="Times New Roman" w:hAnsi="Times New Roman" w:cs="Times New Roman"/>
          <w:b/>
          <w:i/>
          <w:iCs/>
          <w:color w:val="000000" w:themeColor="text1"/>
        </w:rPr>
        <w:t xml:space="preserve"> on probability and scaling factors. </w:t>
      </w:r>
      <w:proofErr w:type="gramStart"/>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03A40EE9" w14:textId="77777777" w:rsidR="00D90614" w:rsidRPr="002D70E4" w:rsidRDefault="00D90614" w:rsidP="00D90614">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47DCC581" w14:textId="77777777" w:rsidR="00D90614" w:rsidRPr="002D70E4" w:rsidRDefault="00D90614" w:rsidP="00D90614">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7B91BCE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2109D2D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w:t>
      </w:r>
      <w:proofErr w:type="spellStart"/>
      <w:r w:rsidRPr="002D70E4">
        <w:rPr>
          <w:rFonts w:ascii="Times New Roman" w:hAnsi="Times New Roman" w:cs="Times New Roman"/>
          <w:color w:val="000000" w:themeColor="text1"/>
          <w:lang w:val="en-US"/>
        </w:rPr>
        <w:t>centres</w:t>
      </w:r>
      <w:proofErr w:type="spellEnd"/>
      <w:r w:rsidRPr="002D70E4">
        <w:rPr>
          <w:rFonts w:ascii="Times New Roman" w:hAnsi="Times New Roman" w:cs="Times New Roman"/>
          <w:color w:val="000000" w:themeColor="text1"/>
          <w:lang w:val="en-US"/>
        </w:rPr>
        <w:t xml:space="preserve">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10EAA753"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1521E27D"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proofErr w:type="gramStart"/>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w:t>
      </w:r>
      <w:proofErr w:type="gramEnd"/>
      <w:r w:rsidRPr="002D70E4">
        <w:rPr>
          <w:rFonts w:ascii="Times New Roman" w:hAnsi="Times New Roman" w:cs="Times New Roman"/>
          <w:color w:val="000000" w:themeColor="text1"/>
          <w:lang w:val="en-US"/>
        </w:rPr>
        <w:t xml:space="preserve">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4FFA85E3"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58EF434F"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6DF6127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 xml:space="preserve">Optimal Stopping </w:t>
      </w:r>
      <w:proofErr w:type="gramStart"/>
      <w:r w:rsidRPr="002D70E4">
        <w:rPr>
          <w:rFonts w:ascii="Times New Roman" w:hAnsi="Times New Roman" w:cs="Times New Roman"/>
          <w:color w:val="000000" w:themeColor="text1"/>
          <w:lang w:val="en-US"/>
        </w:rPr>
        <w:t>Theory</w:t>
      </w:r>
      <w:r>
        <w:rPr>
          <w:rFonts w:ascii="Times New Roman" w:hAnsi="Times New Roman" w:cs="Times New Roman"/>
          <w:color w:val="000000" w:themeColor="text1"/>
          <w:lang w:val="en-US"/>
        </w:rPr>
        <w:t>[</w:t>
      </w:r>
      <w:proofErr w:type="gramEnd"/>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on real data sets of varying CPU load values at different time points. The models applied </w:t>
      </w:r>
      <w:proofErr w:type="gramStart"/>
      <w:r w:rsidRPr="002D70E4">
        <w:rPr>
          <w:rFonts w:ascii="Times New Roman" w:hAnsi="Times New Roman" w:cs="Times New Roman"/>
          <w:color w:val="000000" w:themeColor="text1"/>
          <w:lang w:val="en-US"/>
        </w:rPr>
        <w:t>have to</w:t>
      </w:r>
      <w:proofErr w:type="gramEnd"/>
      <w:r w:rsidRPr="002D70E4">
        <w:rPr>
          <w:rFonts w:ascii="Times New Roman" w:hAnsi="Times New Roman" w:cs="Times New Roman"/>
          <w:color w:val="000000" w:themeColor="text1"/>
          <w:lang w:val="en-US"/>
        </w:rPr>
        <w:t xml:space="preserve">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142FB7ED"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05AFBE44"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4222EEE6"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proofErr w:type="gramStart"/>
      <w:r w:rsidRPr="002D70E4">
        <w:rPr>
          <w:rFonts w:ascii="Times New Roman" w:hAnsi="Times New Roman" w:cs="Times New Roman"/>
          <w:color w:val="000000" w:themeColor="text1"/>
          <w:lang w:val="en-US"/>
        </w:rPr>
        <w:t>set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chance to find the optimal MEC server to offload the tasks assuming a uniform network status between the node and the server.</w:t>
      </w:r>
    </w:p>
    <w:p w14:paraId="5133D03C" w14:textId="77777777" w:rsidR="00D90614" w:rsidRPr="002D70E4" w:rsidRDefault="00D90614" w:rsidP="00D90614">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our House Selling model to outperform our </w:t>
      </w:r>
      <w:proofErr w:type="gramStart"/>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w:t>
      </w:r>
      <w:proofErr w:type="gramEnd"/>
      <w:r w:rsidRPr="002D70E4">
        <w:rPr>
          <w:rFonts w:ascii="Times New Roman" w:hAnsi="Times New Roman" w:cs="Times New Roman"/>
          <w:color w:val="000000" w:themeColor="text1"/>
          <w:lang w:val="en-US"/>
        </w:rPr>
        <w:t xml:space="preserve">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4BC8701A" w14:textId="77777777" w:rsidR="00D90614" w:rsidRPr="002D70E4" w:rsidRDefault="00D90614" w:rsidP="00D90614">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63817B45" w14:textId="77777777" w:rsidR="00D90614" w:rsidRPr="002D70E4" w:rsidRDefault="00D90614" w:rsidP="00D90614">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7963007F"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661700B2" w14:textId="77777777" w:rsidR="00D90614" w:rsidRPr="002D70E4" w:rsidRDefault="00D90614" w:rsidP="00D90614">
      <w:pPr>
        <w:jc w:val="both"/>
        <w:rPr>
          <w:rFonts w:ascii="Times New Roman" w:hAnsi="Times New Roman" w:cs="Times New Roman"/>
          <w:color w:val="000000" w:themeColor="text1"/>
          <w:lang w:val="en-US"/>
        </w:rPr>
      </w:pPr>
      <w:proofErr w:type="gramStart"/>
      <w:r w:rsidRPr="002D70E4">
        <w:rPr>
          <w:rFonts w:ascii="Times New Roman" w:hAnsi="Times New Roman" w:cs="Times New Roman"/>
          <w:color w:val="000000" w:themeColor="text1"/>
          <w:lang w:val="en-US"/>
        </w:rPr>
        <w:t>The vast majority of</w:t>
      </w:r>
      <w:proofErr w:type="gramEnd"/>
      <w:r w:rsidRPr="002D70E4">
        <w:rPr>
          <w:rFonts w:ascii="Times New Roman" w:hAnsi="Times New Roman" w:cs="Times New Roman"/>
          <w:color w:val="000000" w:themeColor="text1"/>
          <w:lang w:val="en-US"/>
        </w:rPr>
        <w:t xml:space="preserve"> the work being done on task offloading focuses on whether the task should be performed locally or offloaded to the Cloud. The approaches' main goal is to be as close as possible to the Optimal Stopping result by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proofErr w:type="spellStart"/>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oblile</w:t>
      </w:r>
      <w:proofErr w:type="spellEnd"/>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performance and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consumption of resources. The significance of the approach is the use of Machine Learning in a new proposed model on a Long </w:t>
      </w:r>
      <w:proofErr w:type="gramStart"/>
      <w:r w:rsidRPr="002D70E4">
        <w:rPr>
          <w:rFonts w:ascii="Times New Roman" w:hAnsi="Times New Roman" w:cs="Times New Roman"/>
          <w:color w:val="000000" w:themeColor="text1"/>
          <w:lang w:val="en-US"/>
        </w:rPr>
        <w:t>Short Term</w:t>
      </w:r>
      <w:proofErr w:type="gramEnd"/>
      <w:r w:rsidRPr="002D70E4">
        <w:rPr>
          <w:rFonts w:ascii="Times New Roman" w:hAnsi="Times New Roman" w:cs="Times New Roman"/>
          <w:color w:val="000000" w:themeColor="text1"/>
          <w:lang w:val="en-US"/>
        </w:rPr>
        <w:t xml:space="preserve">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w:t>
      </w:r>
      <w:proofErr w:type="spellStart"/>
      <w:r w:rsidRPr="002D70E4">
        <w:rPr>
          <w:rFonts w:ascii="Times New Roman" w:hAnsi="Times New Roman" w:cs="Times New Roman"/>
          <w:color w:val="000000" w:themeColor="text1"/>
          <w:lang w:val="en-US"/>
        </w:rPr>
        <w:t>mulit</w:t>
      </w:r>
      <w:proofErr w:type="spellEnd"/>
      <w:r w:rsidRPr="002D70E4">
        <w:rPr>
          <w:rFonts w:ascii="Times New Roman" w:hAnsi="Times New Roman" w:cs="Times New Roman"/>
          <w:color w:val="000000" w:themeColor="text1"/>
          <w:lang w:val="en-US"/>
        </w:rPr>
        <w:t xml:space="preserve"> decision </w:t>
      </w:r>
      <w:proofErr w:type="spellStart"/>
      <w:r w:rsidRPr="002D70E4">
        <w:rPr>
          <w:rFonts w:ascii="Times New Roman" w:hAnsi="Times New Roman" w:cs="Times New Roman"/>
          <w:color w:val="000000" w:themeColor="text1"/>
          <w:lang w:val="en-US"/>
        </w:rPr>
        <w:t>movile</w:t>
      </w:r>
      <w:proofErr w:type="spellEnd"/>
      <w:r w:rsidRPr="002D70E4">
        <w:rPr>
          <w:rFonts w:ascii="Times New Roman" w:hAnsi="Times New Roman" w:cs="Times New Roman"/>
          <w:color w:val="000000" w:themeColor="text1"/>
          <w:lang w:val="en-US"/>
        </w:rPr>
        <w:t xml:space="preserve"> computation </w:t>
      </w:r>
      <w:proofErr w:type="spellStart"/>
      <w:r w:rsidRPr="002D70E4">
        <w:rPr>
          <w:rFonts w:ascii="Times New Roman" w:hAnsi="Times New Roman" w:cs="Times New Roman"/>
          <w:color w:val="000000" w:themeColor="text1"/>
          <w:lang w:val="en-US"/>
        </w:rPr>
        <w:t>offlloading</w:t>
      </w:r>
      <w:proofErr w:type="spellEnd"/>
      <w:r w:rsidRPr="002D70E4">
        <w:rPr>
          <w:rFonts w:ascii="Times New Roman" w:hAnsi="Times New Roman" w:cs="Times New Roman"/>
          <w:color w:val="000000" w:themeColor="text1"/>
          <w:lang w:val="en-US"/>
        </w:rPr>
        <w:t xml:space="preserve">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w:t>
      </w:r>
      <w:proofErr w:type="gramStart"/>
      <w:r w:rsidRPr="002D70E4">
        <w:rPr>
          <w:rFonts w:ascii="Times New Roman" w:hAnsi="Times New Roman" w:cs="Times New Roman"/>
          <w:color w:val="000000" w:themeColor="text1"/>
          <w:lang w:val="en-US"/>
        </w:rPr>
        <w:t>reduced-complexity Gibbs Sampling algorithms</w:t>
      </w:r>
      <w:proofErr w:type="gramEnd"/>
      <w:r w:rsidRPr="002D70E4">
        <w:rPr>
          <w:rFonts w:ascii="Times New Roman" w:hAnsi="Times New Roman" w:cs="Times New Roman"/>
          <w:color w:val="000000" w:themeColor="text1"/>
          <w:lang w:val="en-US"/>
        </w:rPr>
        <w:t xml:space="preserve"> to take the optimal offloading decisions. Their aim is to minimize complexity and the model achieves this efficiently. Almost </w:t>
      </w:r>
      <w:proofErr w:type="gramStart"/>
      <w:r w:rsidRPr="002D70E4">
        <w:rPr>
          <w:rFonts w:ascii="Times New Roman" w:hAnsi="Times New Roman" w:cs="Times New Roman"/>
          <w:color w:val="000000" w:themeColor="text1"/>
          <w:lang w:val="en-US"/>
        </w:rPr>
        <w:t>all of</w:t>
      </w:r>
      <w:proofErr w:type="gramEnd"/>
      <w:r w:rsidRPr="002D70E4">
        <w:rPr>
          <w:rFonts w:ascii="Times New Roman" w:hAnsi="Times New Roman" w:cs="Times New Roman"/>
          <w:color w:val="000000" w:themeColor="text1"/>
          <w:lang w:val="en-US"/>
        </w:rPr>
        <w:t xml:space="preserve">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sequentially and prove that we can perform as close as possible to the optimal solution of finding the best server at the best time to offload our tasks.</w:t>
      </w:r>
    </w:p>
    <w:p w14:paraId="1B82908C" w14:textId="77777777" w:rsidR="00D90614" w:rsidRPr="002D70E4" w:rsidRDefault="00D90614" w:rsidP="00D90614">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7AF00334"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an expected reward or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w:t>
      </w:r>
      <w:proofErr w:type="gramStart"/>
      <w:r w:rsidRPr="002D70E4">
        <w:rPr>
          <w:rFonts w:ascii="Times New Roman" w:hAnsi="Times New Roman" w:cs="Times New Roman"/>
          <w:color w:val="000000" w:themeColor="text1"/>
          <w:lang w:val="en-US"/>
        </w:rPr>
        <w:t>economics</w:t>
      </w:r>
      <w:proofErr w:type="gramEnd"/>
      <w:r w:rsidRPr="002D70E4">
        <w:rPr>
          <w:rFonts w:ascii="Times New Roman" w:hAnsi="Times New Roman" w:cs="Times New Roman"/>
          <w:color w:val="000000" w:themeColor="text1"/>
          <w:lang w:val="en-US"/>
        </w:rPr>
        <w:t xml:space="preserve">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spellStart"/>
      <w:proofErr w:type="gramEnd"/>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proofErr w:type="spellEnd"/>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roblems are the Secretary Problem, the Random Probability and House Selling which are the 3 models we applied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in our evaluation.[11]</w:t>
      </w:r>
    </w:p>
    <w:p w14:paraId="64B7D282" w14:textId="77777777" w:rsidR="00D90614" w:rsidRPr="002D70E4" w:rsidRDefault="00D90614" w:rsidP="00D90614">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w:t>
      </w:r>
      <w:proofErr w:type="gramStart"/>
      <w:r w:rsidRPr="002D70E4">
        <w:rPr>
          <w:rFonts w:ascii="Times New Roman" w:hAnsi="Times New Roman" w:cs="Times New Roman"/>
          <w:color w:val="000000" w:themeColor="text1"/>
          <w:lang w:val="en-US"/>
        </w:rPr>
        <w:t>]:The</w:t>
      </w:r>
      <w:proofErr w:type="gramEnd"/>
      <w:r w:rsidRPr="002D70E4">
        <w:rPr>
          <w:rFonts w:ascii="Times New Roman" w:hAnsi="Times New Roman" w:cs="Times New Roman"/>
          <w:color w:val="000000" w:themeColor="text1"/>
          <w:lang w:val="en-US"/>
        </w:rPr>
        <w:t xml:space="preserve"> definition of the problem is given by two objects, as mentioned before.</w:t>
      </w:r>
    </w:p>
    <w:p w14:paraId="7B139F5D" w14:textId="77777777" w:rsidR="00D90614" w:rsidRPr="002D70E4" w:rsidRDefault="00D90614" w:rsidP="00D90614">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gramEnd"/>
      <w:r w:rsidRPr="002D70E4">
        <w:rPr>
          <w:rFonts w:ascii="Times New Roman" w:hAnsi="Times New Roman" w:cs="Times New Roman"/>
          <w:color w:val="000000" w:themeColor="text1"/>
          <w:lang w:val="en-US"/>
        </w:rPr>
        <w:t>, where joint distribution is assumed known</w:t>
      </w:r>
    </w:p>
    <w:p w14:paraId="3AD5A055" w14:textId="77777777" w:rsidR="00D90614" w:rsidRPr="002D70E4" w:rsidRDefault="00D90614" w:rsidP="00D90614">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3074A5EF" w14:textId="77777777" w:rsidR="00D90614" w:rsidRPr="00052EF1" w:rsidRDefault="00D90614" w:rsidP="00D90614">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proofErr w:type="gramStart"/>
      <w:r w:rsidRPr="00B86C3E">
        <w:rPr>
          <w:rFonts w:ascii="Times New Roman" w:hAnsi="Times New Roman" w:cs="Times New Roman"/>
          <w:vertAlign w:val="subscript"/>
        </w:rPr>
        <w:t>1</w:t>
      </w:r>
      <w:r w:rsidRPr="002D70E4">
        <w:rPr>
          <w:rFonts w:ascii="Times New Roman" w:hAnsi="Times New Roman" w:cs="Times New Roman"/>
        </w:rPr>
        <w:t>,x</w:t>
      </w:r>
      <w:proofErr w:type="gramEnd"/>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060E9F7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7A0933D5" w14:textId="77777777" w:rsidR="00D90614" w:rsidRPr="002D70E4" w:rsidRDefault="00D90614" w:rsidP="00D90614">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w:t>
      </w:r>
      <w:proofErr w:type="gramStart"/>
      <w:r w:rsidRPr="002D70E4">
        <w:rPr>
          <w:rFonts w:ascii="Times New Roman" w:hAnsi="Times New Roman" w:cs="Times New Roman"/>
          <w:color w:val="000000" w:themeColor="text1"/>
          <w:lang w:val="en-US"/>
        </w:rPr>
        <w:t>1,2,…</w:t>
      </w:r>
      <w:proofErr w:type="gramEnd"/>
      <w:r w:rsidRPr="002D70E4">
        <w:rPr>
          <w:rFonts w:ascii="Times New Roman" w:hAnsi="Times New Roman" w:cs="Times New Roman"/>
          <w:color w:val="000000" w:themeColor="text1"/>
          <w:lang w:val="en-US"/>
        </w:rPr>
        <w:t>, after observing the sequence, we may stop and receive the known reward.</w:t>
      </w:r>
    </w:p>
    <w:p w14:paraId="4E165FC6" w14:textId="77777777" w:rsidR="00D90614" w:rsidRPr="002D70E4" w:rsidRDefault="00D90614" w:rsidP="00D90614">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Continue and observe with the hope of </w:t>
      </w:r>
      <w:proofErr w:type="spellStart"/>
      <w:r w:rsidRPr="002D70E4">
        <w:rPr>
          <w:rFonts w:ascii="Times New Roman" w:hAnsi="Times New Roman" w:cs="Times New Roman"/>
          <w:color w:val="000000" w:themeColor="text1"/>
          <w:lang w:val="en-US"/>
        </w:rPr>
        <w:t>maximising</w:t>
      </w:r>
      <w:proofErr w:type="spellEnd"/>
      <w:r w:rsidRPr="002D70E4">
        <w:rPr>
          <w:rFonts w:ascii="Times New Roman" w:hAnsi="Times New Roman" w:cs="Times New Roman"/>
          <w:color w:val="000000" w:themeColor="text1"/>
          <w:lang w:val="en-US"/>
        </w:rPr>
        <w:t xml:space="preserve"> the reward </w:t>
      </w:r>
      <w:proofErr w:type="gramStart"/>
      <w:r w:rsidRPr="002D70E4">
        <w:rPr>
          <w:rFonts w:ascii="Times New Roman" w:hAnsi="Times New Roman" w:cs="Times New Roman"/>
          <w:color w:val="000000" w:themeColor="text1"/>
          <w:lang w:val="en-US"/>
        </w:rPr>
        <w:t>later on</w:t>
      </w:r>
      <w:proofErr w:type="gramEnd"/>
      <w:r w:rsidRPr="002D70E4">
        <w:rPr>
          <w:rFonts w:ascii="Times New Roman" w:hAnsi="Times New Roman" w:cs="Times New Roman"/>
          <w:color w:val="000000" w:themeColor="text1"/>
          <w:lang w:val="en-US"/>
        </w:rPr>
        <w:t>.</w:t>
      </w:r>
    </w:p>
    <w:p w14:paraId="4B651043" w14:textId="77777777" w:rsidR="00D90614" w:rsidRPr="002D70E4" w:rsidRDefault="00D90614" w:rsidP="00D90614">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7F2DB24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by adopting principles of the Optimal Stopping Theory. These are the Random(P) Problem, the Secretary </w:t>
      </w:r>
      <w:proofErr w:type="gramStart"/>
      <w:r w:rsidRPr="002D70E4">
        <w:rPr>
          <w:rFonts w:ascii="Times New Roman" w:hAnsi="Times New Roman" w:cs="Times New Roman"/>
          <w:color w:val="000000" w:themeColor="text1"/>
          <w:lang w:val="en-US"/>
        </w:rPr>
        <w:t>Problem</w:t>
      </w:r>
      <w:proofErr w:type="gramEnd"/>
      <w:r w:rsidRPr="002D70E4">
        <w:rPr>
          <w:rFonts w:ascii="Times New Roman" w:hAnsi="Times New Roman" w:cs="Times New Roman"/>
          <w:color w:val="000000" w:themeColor="text1"/>
          <w:lang w:val="en-US"/>
        </w:rPr>
        <w:t xml:space="preserve">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We get the maximum reward every time we choose to stop observing. In practice and theory, we can never achieve a better solution than the Optimal solution. Instead, we can be as close as possible.</w:t>
      </w:r>
    </w:p>
    <w:p w14:paraId="171E3D9E"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7E2EA3CC" w14:textId="77777777" w:rsidR="00D90614" w:rsidRPr="002D70E4" w:rsidRDefault="00D90614" w:rsidP="00D90614">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 xml:space="preserve">The scenario envisioned in this paper is a case of Vehicular Network or Internet of Vehicles, moving along the road and where many MEC servers are distributed, </w:t>
      </w:r>
      <w:proofErr w:type="gramStart"/>
      <w:r w:rsidRPr="002D70E4">
        <w:rPr>
          <w:rFonts w:ascii="Times New Roman" w:hAnsi="Times New Roman" w:cs="Times New Roman"/>
          <w:color w:val="000000" w:themeColor="text1"/>
          <w:lang w:val="en-US"/>
        </w:rPr>
        <w:t>similar to</w:t>
      </w:r>
      <w:proofErr w:type="gramEnd"/>
      <w:r w:rsidRPr="002D70E4">
        <w:rPr>
          <w:rFonts w:ascii="Times New Roman" w:hAnsi="Times New Roman" w:cs="Times New Roman"/>
          <w:color w:val="000000" w:themeColor="text1"/>
          <w:lang w:val="en-US"/>
        </w:rPr>
        <w:t xml:space="preserve">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xml:space="preserve">, which is a random variable in our </w:t>
      </w:r>
      <w:proofErr w:type="spellStart"/>
      <w:r>
        <w:rPr>
          <w:rFonts w:ascii="Times New Roman" w:hAnsi="Times New Roman" w:cs="Times New Roman"/>
          <w:color w:val="000000" w:themeColor="text1"/>
          <w:lang w:val="en-US"/>
        </w:rPr>
        <w:t>contexr</w:t>
      </w:r>
      <w:proofErr w:type="spellEnd"/>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proofErr w:type="spellStart"/>
      <w:r w:rsidRPr="00DA4AC3">
        <w:rPr>
          <w:rFonts w:ascii="Times New Roman" w:hAnsi="Times New Roman" w:cs="Times New Roman"/>
          <w:i/>
          <w:iCs/>
          <w:color w:val="000000" w:themeColor="text1"/>
          <w:lang w:val="en-US"/>
        </w:rPr>
        <w:t>minimise</w:t>
      </w:r>
      <w:proofErr w:type="spellEnd"/>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 xml:space="preserve">this transmission delay by adopting models that can pick the best possible server with the least load (least crowded) to </w:t>
      </w:r>
      <w:proofErr w:type="spellStart"/>
      <w:r w:rsidRPr="00DA4AC3">
        <w:rPr>
          <w:rFonts w:ascii="Times New Roman" w:hAnsi="Times New Roman" w:cs="Times New Roman"/>
          <w:i/>
          <w:iCs/>
          <w:color w:val="000000" w:themeColor="text1"/>
          <w:lang w:val="en-US"/>
        </w:rPr>
        <w:t>minimise</w:t>
      </w:r>
      <w:proofErr w:type="spellEnd"/>
      <w:r w:rsidRPr="00DA4AC3">
        <w:rPr>
          <w:rFonts w:ascii="Times New Roman" w:hAnsi="Times New Roman" w:cs="Times New Roman"/>
          <w:i/>
          <w:iCs/>
          <w:color w:val="000000" w:themeColor="text1"/>
          <w:lang w:val="en-US"/>
        </w:rPr>
        <w:t xml:space="preserv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5E4EBB4C" w14:textId="77777777" w:rsidR="00D90614" w:rsidRPr="002D70E4" w:rsidRDefault="00D90614" w:rsidP="00D90614">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723C90B5" wp14:editId="18886E4F">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0D744BEC" w14:textId="77777777"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xml:space="preserve">: Car passing through MEC </w:t>
      </w:r>
      <w:proofErr w:type="gramStart"/>
      <w:r w:rsidRPr="002D70E4">
        <w:rPr>
          <w:rFonts w:ascii="Times New Roman" w:hAnsi="Times New Roman" w:cs="Times New Roman"/>
          <w:lang w:val="en-AU"/>
        </w:rPr>
        <w:t>servers</w:t>
      </w:r>
      <w:proofErr w:type="gramEnd"/>
    </w:p>
    <w:p w14:paraId="41915322"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stops</w:t>
      </w:r>
      <w:proofErr w:type="gramEnd"/>
      <w:r w:rsidRPr="002D70E4">
        <w:rPr>
          <w:rFonts w:ascii="Times New Roman" w:hAnsi="Times New Roman" w:cs="Times New Roman"/>
          <w:color w:val="000000" w:themeColor="text1"/>
          <w:lang w:val="en-US"/>
        </w:rPr>
        <w:t xml:space="preserve">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xml:space="preserve">. Therefore, our approach's main objective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probability of offloading the tasks to the best possible server with the least load in every run. To formulate our problem and apply our proposed solution, we made the two following critical assumptions:</w:t>
      </w:r>
    </w:p>
    <w:p w14:paraId="7F2F143E" w14:textId="77777777" w:rsidR="00D90614" w:rsidRDefault="00D90614" w:rsidP="00D90614">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 xml:space="preserve">ly </w:t>
      </w:r>
      <w:proofErr w:type="spellStart"/>
      <w:r>
        <w:rPr>
          <w:rFonts w:ascii="Times New Roman" w:hAnsi="Times New Roman" w:cs="Times New Roman"/>
          <w:color w:val="000000" w:themeColor="text1"/>
          <w:lang w:val="en-US"/>
        </w:rPr>
        <w:t>distirbuted</w:t>
      </w:r>
      <w:proofErr w:type="spellEnd"/>
      <w:r w:rsidRPr="00DA4AC3">
        <w:rPr>
          <w:rFonts w:ascii="Times New Roman" w:hAnsi="Times New Roman" w:cs="Times New Roman"/>
          <w:color w:val="000000" w:themeColor="text1"/>
          <w:lang w:val="en-US"/>
        </w:rPr>
        <w:t>.</w:t>
      </w:r>
    </w:p>
    <w:p w14:paraId="4C288702"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49D03490"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537D542C" w14:textId="77777777" w:rsidR="00D90614" w:rsidRPr="002D70E4" w:rsidRDefault="00D90614" w:rsidP="00D90614">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0A13105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1867038C"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w:t>
      </w:r>
      <w:proofErr w:type="gramStart"/>
      <w:r w:rsidRPr="002D70E4">
        <w:rPr>
          <w:rFonts w:ascii="Times New Roman" w:hAnsi="Times New Roman" w:cs="Times New Roman"/>
          <w:color w:val="000000" w:themeColor="text1"/>
          <w:lang w:val="en-US"/>
        </w:rPr>
        <w:t>in a given</w:t>
      </w:r>
      <w:proofErr w:type="gramEnd"/>
      <w:r w:rsidRPr="002D70E4">
        <w:rPr>
          <w:rFonts w:ascii="Times New Roman" w:hAnsi="Times New Roman" w:cs="Times New Roman"/>
          <w:color w:val="000000" w:themeColor="text1"/>
          <w:lang w:val="en-US"/>
        </w:rPr>
        <w:t xml:space="preserve">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again. As we can see, the load on the MEC server currently under consideration is not </w:t>
      </w:r>
      <w:proofErr w:type="gramStart"/>
      <w:r w:rsidRPr="002D70E4">
        <w:rPr>
          <w:rFonts w:ascii="Times New Roman" w:hAnsi="Times New Roman" w:cs="Times New Roman"/>
          <w:color w:val="000000" w:themeColor="text1"/>
          <w:lang w:val="en-US"/>
        </w:rPr>
        <w:t>taken into account</w:t>
      </w:r>
      <w:proofErr w:type="gramEnd"/>
      <w:r w:rsidRPr="002D70E4">
        <w:rPr>
          <w:rFonts w:ascii="Times New Roman" w:hAnsi="Times New Roman" w:cs="Times New Roman"/>
          <w:color w:val="000000" w:themeColor="text1"/>
          <w:lang w:val="en-US"/>
        </w:rPr>
        <w:t xml:space="preserve"> when deciding whether to offload or not. Mathematically speaking, if we suppose that the random floating number x will be set in the range [0,1], then the higher we set the probability P means that there is also a higher probability that the model will satisfy p&gt;x. </w:t>
      </w:r>
      <w:proofErr w:type="gramStart"/>
      <w:r w:rsidRPr="002D70E4">
        <w:rPr>
          <w:rFonts w:ascii="Times New Roman" w:hAnsi="Times New Roman" w:cs="Times New Roman"/>
          <w:color w:val="000000" w:themeColor="text1"/>
          <w:lang w:val="en-US"/>
        </w:rPr>
        <w:t>Thus</w:t>
      </w:r>
      <w:proofErr w:type="gramEnd"/>
      <w:r w:rsidRPr="002D70E4">
        <w:rPr>
          <w:rFonts w:ascii="Times New Roman" w:hAnsi="Times New Roman" w:cs="Times New Roman"/>
          <w:color w:val="000000" w:themeColor="text1"/>
          <w:lang w:val="en-US"/>
        </w:rPr>
        <w:t xml:space="preserve">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42FFC3D6"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as the load is not involved in our decision-making models. We </w:t>
      </w:r>
      <w:r>
        <w:rPr>
          <w:rFonts w:ascii="Times New Roman" w:hAnsi="Times New Roman" w:cs="Times New Roman"/>
          <w:color w:val="000000" w:themeColor="text1"/>
          <w:lang w:val="en-US"/>
        </w:rPr>
        <w:t>set</w:t>
      </w:r>
      <w:r w:rsidRPr="002D70E4">
        <w:rPr>
          <w:rFonts w:ascii="Times New Roman" w:hAnsi="Times New Roman" w:cs="Times New Roman"/>
          <w:color w:val="000000" w:themeColor="text1"/>
          <w:lang w:val="en-US"/>
        </w:rPr>
        <w:t xml:space="preserve"> the values of </w:t>
      </w:r>
      <w:r>
        <w:rPr>
          <w:rFonts w:ascii="Times New Roman" w:hAnsi="Times New Roman" w:cs="Times New Roman"/>
          <w:color w:val="000000" w:themeColor="text1"/>
          <w:lang w:val="en-US"/>
        </w:rPr>
        <w:t xml:space="preserve">off-loading probability </w:t>
      </w:r>
      <w:r w:rsidRPr="002D70E4">
        <w:rPr>
          <w:rFonts w:ascii="Times New Roman" w:hAnsi="Times New Roman" w:cs="Times New Roman"/>
          <w:color w:val="000000" w:themeColor="text1"/>
          <w:lang w:val="en-US"/>
        </w:rPr>
        <w:t>P = [0.05, 0.1, 0.2, 0.3, 0.5]. Our algorithm in Algorithm 1 uses the value of P and the random floating number x to pick the server on which the tasks will be offloaded.</w:t>
      </w:r>
    </w:p>
    <w:p w14:paraId="6908C880"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4FC9E99" wp14:editId="2A5D1B84">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1100B596" w14:textId="77777777" w:rsidR="00D90614" w:rsidRPr="002D70E4" w:rsidRDefault="00D90614" w:rsidP="00D90614">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63430239"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w:t>
      </w:r>
      <w:r w:rsidRPr="002D70E4">
        <w:rPr>
          <w:rFonts w:ascii="Times New Roman" w:hAnsi="Times New Roman" w:cs="Times New Roman"/>
          <w:color w:val="000000" w:themeColor="text1"/>
          <w:lang w:val="en-US"/>
        </w:rPr>
        <w:lastRenderedPageBreak/>
        <w:t xml:space="preserve">name of the problem states, an administrator wants to 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selecting the best. This approach's difficulty is that the decision needs to be made immediately after interviewing a secretary applicant. Using this context, we can apply this scenario to our case, taking candidates to be a group of </w:t>
      </w:r>
      <w:proofErr w:type="gramStart"/>
      <w:r w:rsidRPr="002D70E4">
        <w:rPr>
          <w:rFonts w:ascii="Times New Roman" w:hAnsi="Times New Roman" w:cs="Times New Roman"/>
          <w:color w:val="000000" w:themeColor="text1"/>
          <w:lang w:val="en-US"/>
        </w:rPr>
        <w:t>N</w:t>
      </w:r>
      <w:proofErr w:type="gramEnd"/>
      <w:r w:rsidRPr="002D70E4">
        <w:rPr>
          <w:rFonts w:ascii="Times New Roman" w:hAnsi="Times New Roman" w:cs="Times New Roman"/>
          <w:color w:val="000000" w:themeColor="text1"/>
          <w:lang w:val="en-US"/>
        </w:rPr>
        <w:t xml:space="preserve"> MEC servers available for task offloading. The algorithm needs to find the best possible server candidate to offload the tasks to achieve optimality of task execution based on the current load of the specific server chosen.[14]</w:t>
      </w:r>
    </w:p>
    <w:p w14:paraId="1CB93088" w14:textId="77777777" w:rsidR="00D90614" w:rsidRPr="002D70E4" w:rsidRDefault="00D90614" w:rsidP="00D90614">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0787937F"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proofErr w:type="spellStart"/>
      <w:r w:rsidRPr="006A2247">
        <w:rPr>
          <w:rFonts w:ascii="Times New Roman" w:hAnsi="Times New Roman" w:cs="Times New Roman"/>
          <w:i/>
          <w:iCs/>
          <w:color w:val="000000" w:themeColor="text1"/>
          <w:lang w:val="en-US"/>
        </w:rPr>
        <w:t>i</w:t>
      </w:r>
      <w:proofErr w:type="spellEnd"/>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77322A8D" w14:textId="77777777" w:rsidR="00D90614" w:rsidRPr="002D70E4" w:rsidRDefault="00D90614" w:rsidP="00D90614">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w:t>
      </w:r>
      <w:proofErr w:type="gramStart"/>
      <w:r w:rsidRPr="002D70E4">
        <w:rPr>
          <w:rFonts w:ascii="Times New Roman" w:hAnsi="Times New Roman" w:cs="Times New Roman"/>
          <w:color w:val="000000" w:themeColor="text1"/>
          <w:lang w:val="en-US"/>
        </w:rPr>
        <w:t>1,r</w:t>
      </w:r>
      <w:proofErr w:type="gramEnd"/>
      <w:r w:rsidRPr="002D70E4">
        <w:rPr>
          <w:rFonts w:ascii="Times New Roman" w:hAnsi="Times New Roman" w:cs="Times New Roman"/>
          <w:color w:val="000000" w:themeColor="text1"/>
          <w:lang w:val="en-US"/>
        </w:rPr>
        <w:t>]. If yes, then we lose because we are missing the best option.</w:t>
      </w:r>
    </w:p>
    <w:p w14:paraId="5A9764FF" w14:textId="77777777" w:rsidR="00D90614" w:rsidRPr="002D70E4" w:rsidRDefault="00D90614" w:rsidP="00D90614">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w:t>
      </w:r>
      <w:proofErr w:type="gramStart"/>
      <w:r w:rsidRPr="002D70E4">
        <w:rPr>
          <w:rFonts w:ascii="Times New Roman" w:hAnsi="Times New Roman" w:cs="Times New Roman"/>
          <w:color w:val="000000" w:themeColor="text1"/>
          <w:lang w:val="en-US"/>
        </w:rPr>
        <w:t>1,r</w:t>
      </w:r>
      <w:proofErr w:type="gramEnd"/>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7D0A7B8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1632C62A"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00D90614" w:rsidRPr="002D70E4">
        <w:rPr>
          <w:rFonts w:ascii="Times New Roman" w:eastAsiaTheme="minorEastAsia" w:hAnsi="Times New Roman" w:cs="Times New Roman"/>
          <w:color w:val="000000" w:themeColor="text1"/>
          <w:lang w:val="en-US"/>
        </w:rPr>
        <w:tab/>
        <w:t>(1)</w:t>
      </w:r>
    </w:p>
    <w:p w14:paraId="34E8E923"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6644C02D" w14:textId="77777777" w:rsidR="00D90614" w:rsidRPr="002D70E4" w:rsidRDefault="00D90614" w:rsidP="00D90614">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1/N = probability that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occurs at n+1</w:t>
      </w:r>
    </w:p>
    <w:p w14:paraId="768D5DBA" w14:textId="77777777" w:rsidR="00D90614" w:rsidRPr="002D70E4" w:rsidRDefault="00D90614" w:rsidP="00D90614">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2851B18A"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6114D678"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t>(2)</w:t>
      </w:r>
    </w:p>
    <w:p w14:paraId="7774A38A"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(3)</w:t>
      </w:r>
    </w:p>
    <w:p w14:paraId="50B2DF31"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79293097"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3C3A103C"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1A8D9F8C"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00D90614" w:rsidRPr="002D70E4">
        <w:rPr>
          <w:rFonts w:ascii="Times New Roman" w:eastAsiaTheme="minorEastAsia" w:hAnsi="Times New Roman" w:cs="Times New Roman"/>
          <w:color w:val="000000" w:themeColor="text1"/>
          <w:lang w:val="en-US"/>
        </w:rPr>
        <w:tab/>
        <w:t>(5)</w:t>
      </w:r>
    </w:p>
    <w:p w14:paraId="462E77DB"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7FB8D6A9"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w:t>
      </w:r>
      <w:proofErr w:type="gramStart"/>
      <w:r w:rsidRPr="002D70E4">
        <w:rPr>
          <w:rFonts w:ascii="Times New Roman" w:hAnsi="Times New Roman" w:cs="Times New Roman"/>
          <w:color w:val="000000" w:themeColor="text1"/>
          <w:lang w:val="en-US"/>
        </w:rPr>
        <w:t>Therefore</w:t>
      </w:r>
      <w:proofErr w:type="gramEnd"/>
      <w:r w:rsidRPr="002D70E4">
        <w:rPr>
          <w:rFonts w:ascii="Times New Roman" w:hAnsi="Times New Roman" w:cs="Times New Roman"/>
          <w:color w:val="000000" w:themeColor="text1"/>
          <w:lang w:val="en-US"/>
        </w:rPr>
        <w:t xml:space="preserve"> the sample will only be used for setting a benchmark. On the one hand, if we take a small sample, we do not have enough information for setting a benchmark.</w:t>
      </w:r>
    </w:p>
    <w:p w14:paraId="711003E2"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0E71E3ED"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4241A116"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6ACDA65A"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6E73B0F8"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6759180C"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5FFC6B3C"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71AAC5B2"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50F558D0" wp14:editId="6F5D16CD">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3F6F22E4" w14:textId="77777777" w:rsidR="00D90614" w:rsidRPr="002D70E4" w:rsidRDefault="00D90614" w:rsidP="00D90614">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259A6DF4"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proofErr w:type="gramStart"/>
      <w:r>
        <w:rPr>
          <w:rFonts w:ascii="Times New Roman" w:hAnsi="Times New Roman" w:cs="Times New Roman"/>
          <w:color w:val="000000" w:themeColor="text1"/>
          <w:lang w:val="en-US"/>
        </w:rPr>
        <w:t xml:space="preserve">famous </w:t>
      </w:r>
      <w:r w:rsidRPr="002D70E4">
        <w:rPr>
          <w:rFonts w:ascii="Times New Roman" w:hAnsi="Times New Roman" w:cs="Times New Roman"/>
          <w:color w:val="000000" w:themeColor="text1"/>
          <w:lang w:val="en-US"/>
        </w:rPr>
        <w:t xml:space="preserve"> Optimal</w:t>
      </w:r>
      <w:proofErr w:type="gramEnd"/>
      <w:r w:rsidRPr="002D70E4">
        <w:rPr>
          <w:rFonts w:ascii="Times New Roman" w:hAnsi="Times New Roman" w:cs="Times New Roman"/>
          <w:color w:val="000000" w:themeColor="text1"/>
          <w:lang w:val="en-US"/>
        </w:rPr>
        <w:t xml:space="preserve"> Stopping </w:t>
      </w:r>
      <w:proofErr w:type="spellStart"/>
      <w:r w:rsidRPr="002D70E4">
        <w:rPr>
          <w:rFonts w:ascii="Times New Roman" w:hAnsi="Times New Roman" w:cs="Times New Roman"/>
          <w:color w:val="000000" w:themeColor="text1"/>
          <w:lang w:val="en-US"/>
        </w:rPr>
        <w:t>T</w:t>
      </w:r>
      <w:r>
        <w:rPr>
          <w:rFonts w:ascii="Times New Roman" w:hAnsi="Times New Roman" w:cs="Times New Roman"/>
          <w:color w:val="000000" w:themeColor="text1"/>
          <w:lang w:val="en-US"/>
        </w:rPr>
        <w:t>time</w:t>
      </w:r>
      <w:proofErr w:type="spellEnd"/>
      <w:r>
        <w:rPr>
          <w:rFonts w:ascii="Times New Roman" w:hAnsi="Times New Roman" w:cs="Times New Roman"/>
          <w:color w:val="000000" w:themeColor="text1"/>
          <w:lang w:val="en-US"/>
        </w:rPr>
        <w:t xml:space="preserv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xml:space="preserve">. The House Selling problem's basic approach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amount we earn by choosing a stopping rule. If the seller sells the house on the n day, the amount earned is given by:</w:t>
      </w:r>
    </w:p>
    <w:p w14:paraId="3078FD69"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00D90614" w:rsidRPr="002D70E4">
        <w:rPr>
          <w:rFonts w:ascii="Times New Roman" w:eastAsiaTheme="minorEastAsia" w:hAnsi="Times New Roman" w:cs="Times New Roman"/>
          <w:color w:val="000000" w:themeColor="text1"/>
          <w:lang w:val="en-US"/>
        </w:rPr>
        <w:tab/>
        <w:t>(1</w:t>
      </w:r>
      <w:r w:rsidR="00D90614">
        <w:rPr>
          <w:rFonts w:ascii="Times New Roman" w:eastAsiaTheme="minorEastAsia" w:hAnsi="Times New Roman" w:cs="Times New Roman"/>
          <w:color w:val="000000" w:themeColor="text1"/>
          <w:lang w:val="en-US"/>
        </w:rPr>
        <w:t>1</w:t>
      </w:r>
      <w:r w:rsidR="00D90614" w:rsidRPr="002D70E4">
        <w:rPr>
          <w:rFonts w:ascii="Times New Roman" w:eastAsiaTheme="minorEastAsia" w:hAnsi="Times New Roman" w:cs="Times New Roman"/>
          <w:color w:val="000000" w:themeColor="text1"/>
          <w:lang w:val="en-US"/>
        </w:rPr>
        <w:t>)</w:t>
      </w:r>
    </w:p>
    <w:p w14:paraId="2C9E81D5" w14:textId="77777777"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57E7964E" w14:textId="77777777" w:rsidR="00D90614" w:rsidRPr="002D70E4" w:rsidRDefault="00D90614" w:rsidP="00D90614">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6A7E0493" w14:textId="77777777" w:rsidR="00D9061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w:t>
      </w:r>
      <w:r w:rsidR="00D90614" w:rsidRPr="002D70E4">
        <w:rPr>
          <w:rFonts w:ascii="Times New Roman" w:eastAsiaTheme="minorEastAsia" w:hAnsi="Times New Roman" w:cs="Times New Roman"/>
          <w:color w:val="000000" w:themeColor="text1"/>
          <w:lang w:val="en-US"/>
        </w:rPr>
        <w:t>2)</w:t>
      </w:r>
    </w:p>
    <w:p w14:paraId="7F827E39" w14:textId="77777777" w:rsidR="00D90614" w:rsidRDefault="00D90614" w:rsidP="00D90614">
      <w:pPr>
        <w:jc w:val="center"/>
        <w:rPr>
          <w:rFonts w:ascii="Times New Roman" w:eastAsiaTheme="minorEastAsia" w:hAnsi="Times New Roman" w:cs="Times New Roman"/>
          <w:color w:val="000000" w:themeColor="text1"/>
          <w:lang w:val="en-US"/>
        </w:rPr>
      </w:pPr>
    </w:p>
    <w:p w14:paraId="4C315674" w14:textId="77777777" w:rsidR="00D90614" w:rsidRDefault="00D90614" w:rsidP="00D90614">
      <w:pPr>
        <w:keepNext/>
      </w:pPr>
      <w:r>
        <w:rPr>
          <w:rFonts w:eastAsiaTheme="minorEastAsia"/>
          <w:noProof/>
          <w:color w:val="000000" w:themeColor="text1"/>
          <w:lang w:val="en-US"/>
        </w:rPr>
        <w:drawing>
          <wp:inline distT="0" distB="0" distL="0" distR="0" wp14:anchorId="61409E3F" wp14:editId="0703C6C2">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1BCE82D3" w14:textId="77777777" w:rsidR="00D90614" w:rsidRPr="002D70E4" w:rsidRDefault="00D90614" w:rsidP="00D90614">
      <w:pPr>
        <w:pStyle w:val="Caption"/>
        <w:jc w:val="center"/>
        <w:rPr>
          <w:rFonts w:ascii="Times New Roman" w:eastAsiaTheme="minorEastAsia" w:hAnsi="Times New Roman" w:cs="Times New Roman"/>
          <w:color w:val="000000" w:themeColor="text1"/>
          <w:lang w:val="en-US"/>
        </w:rPr>
      </w:pPr>
      <w:r>
        <w:t xml:space="preserve">Figure </w:t>
      </w:r>
      <w:fldSimple w:instr=" SEQ Figure \* ARABIC ">
        <w:r>
          <w:rPr>
            <w:noProof/>
          </w:rPr>
          <w:t>2</w:t>
        </w:r>
      </w:fldSimple>
      <w:r>
        <w:t>: Decision Values plot</w:t>
      </w:r>
    </w:p>
    <w:p w14:paraId="5C7D9498" w14:textId="77777777" w:rsidR="00D90614" w:rsidRPr="00142CC5"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58BA710C"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w:t>
      </w:r>
      <w:r>
        <w:rPr>
          <w:rFonts w:ascii="Times New Roman" w:hAnsi="Times New Roman" w:cs="Times New Roman"/>
          <w:color w:val="000000" w:themeColor="text1"/>
          <w:lang w:val="en-US"/>
        </w:rPr>
        <w:t xml:space="preserve"> scalar</w:t>
      </w:r>
      <w:r w:rsidRPr="002D70E4">
        <w:rPr>
          <w:rFonts w:ascii="Times New Roman" w:hAnsi="Times New Roman" w:cs="Times New Roman"/>
          <w:color w:val="000000" w:themeColor="text1"/>
          <w:lang w:val="en-US"/>
        </w:rPr>
        <w:t xml:space="preserve"> decision values can be found in </w:t>
      </w:r>
      <w:r>
        <w:rPr>
          <w:rFonts w:ascii="Times New Roman" w:hAnsi="Times New Roman" w:cs="Times New Roman"/>
          <w:color w:val="000000" w:themeColor="text1"/>
          <w:lang w:val="en-US"/>
        </w:rPr>
        <w:t>Section 4.2.3.1</w:t>
      </w:r>
    </w:p>
    <w:p w14:paraId="038FAD6F"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rPr>
                                <w:rFonts w:ascii="Cambria Math" w:hAnsi="Cambria Math" w:cs="Times New Roman"/>
                                <w:color w:val="000000" w:themeColor="text1"/>
                                <w:lang w:val="en-US"/>
                              </w:rPr>
                            </m:ctrlPr>
                          </m:sSubPr>
                          <m:e>
                            <m:r>
                              <w:rPr>
                                <w:rFonts w:ascii="Cambria Math" w:hAnsi="Cambria Math" w:cs="Times New Roman"/>
                                <w:color w:val="000000" w:themeColor="text1"/>
                                <w:lang w:val="en-US"/>
                              </w:rPr>
                              <m:t>a</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w:t>
      </w:r>
      <w:r w:rsidR="00D90614" w:rsidRPr="002D70E4">
        <w:rPr>
          <w:rFonts w:ascii="Times New Roman" w:eastAsiaTheme="minorEastAsia" w:hAnsi="Times New Roman" w:cs="Times New Roman"/>
          <w:color w:val="000000" w:themeColor="text1"/>
          <w:lang w:val="en-US"/>
        </w:rPr>
        <w:t>3)</w:t>
      </w:r>
    </w:p>
    <w:p w14:paraId="39FD2728" w14:textId="77777777" w:rsidR="00D9061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for k = 0, …, n-1, with initial value: 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 xml:space="preserve">When the decision-making process is started, our model will decide whether to offload on a specific server or keep looking on the rest of the server, as shown in Algorithm 3. The scaled availability values are compared with the decision values. If the availability value at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in the sequence of N MEC server loads is greater or equal to the corresponding decision value at the same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then the model will stop and offload the tasks on that server. If the above condition is not satisfied, then the model will go to the next availability and decision value and compare it until the simulation is finished.</w:t>
      </w:r>
    </w:p>
    <w:p w14:paraId="3FD40D56" w14:textId="77777777" w:rsidR="00D90614" w:rsidRPr="002D70E4" w:rsidRDefault="00D90614" w:rsidP="00D90614">
      <w:pPr>
        <w:jc w:val="center"/>
        <w:rPr>
          <w:rFonts w:ascii="Times New Roman" w:hAnsi="Times New Roman" w:cs="Times New Roman"/>
          <w:color w:val="000000" w:themeColor="text1"/>
          <w:lang w:val="en-US"/>
        </w:rPr>
      </w:pPr>
      <w:r>
        <w:rPr>
          <w:noProof/>
        </w:rPr>
        <w:drawing>
          <wp:inline distT="0" distB="0" distL="0" distR="0" wp14:anchorId="36ECBB39" wp14:editId="32D73CC5">
            <wp:extent cx="3125973"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355" cy="2772451"/>
                    </a:xfrm>
                    <a:prstGeom prst="rect">
                      <a:avLst/>
                    </a:prstGeom>
                  </pic:spPr>
                </pic:pic>
              </a:graphicData>
            </a:graphic>
          </wp:inline>
        </w:drawing>
      </w:r>
    </w:p>
    <w:p w14:paraId="451073FC" w14:textId="77777777" w:rsidR="00D90614" w:rsidRPr="002D70E4" w:rsidRDefault="00D90614" w:rsidP="00D90614">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233E58ED" w14:textId="77777777" w:rsidR="00D90614" w:rsidRPr="002D70E4" w:rsidRDefault="00D90614" w:rsidP="00D90614">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29E62F6D" w14:textId="77777777" w:rsidR="00D90614" w:rsidRPr="002D70E4" w:rsidRDefault="002260DB" w:rsidP="00D90614">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00D90614" w:rsidRPr="002D70E4">
        <w:rPr>
          <w:rFonts w:ascii="Times New Roman" w:eastAsiaTheme="minorEastAsia" w:hAnsi="Times New Roman" w:cs="Times New Roman"/>
          <w:color w:val="000000" w:themeColor="text1"/>
          <w:lang w:val="en-US"/>
        </w:rPr>
        <w:t xml:space="preserve"> </w:t>
      </w:r>
    </w:p>
    <w:p w14:paraId="7EB62C54"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2DCF9A83"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10676125" w14:textId="77777777" w:rsidR="00D90614" w:rsidRPr="002D70E4" w:rsidRDefault="00D90614" w:rsidP="00D90614">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69067BD7" w14:textId="77777777" w:rsidR="00D90614" w:rsidRPr="002D70E4" w:rsidRDefault="00D90614" w:rsidP="00D90614">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38C9D82C"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3276ED7F"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15</w:t>
      </w:r>
      <w:r w:rsidR="00D90614" w:rsidRPr="002D70E4">
        <w:rPr>
          <w:rFonts w:ascii="Times New Roman" w:eastAsiaTheme="minorEastAsia" w:hAnsi="Times New Roman" w:cs="Times New Roman"/>
          <w:color w:val="000000" w:themeColor="text1"/>
          <w:lang w:val="en-US"/>
        </w:rPr>
        <w:t>)</w:t>
      </w:r>
    </w:p>
    <w:p w14:paraId="1781EEFD"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6EBA2F2F"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16</w:t>
      </w:r>
      <w:r w:rsidR="00D90614" w:rsidRPr="002D70E4">
        <w:rPr>
          <w:rFonts w:ascii="Times New Roman" w:eastAsiaTheme="minorEastAsia" w:hAnsi="Times New Roman" w:cs="Times New Roman"/>
          <w:color w:val="000000" w:themeColor="text1"/>
          <w:lang w:val="en-US"/>
        </w:rPr>
        <w:t>)</w:t>
      </w:r>
    </w:p>
    <w:p w14:paraId="77B0FEA7"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5C26521D"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00D90614" w:rsidRPr="002D70E4">
        <w:rPr>
          <w:rFonts w:ascii="Times New Roman" w:eastAsiaTheme="minorEastAsia" w:hAnsi="Times New Roman" w:cs="Times New Roman"/>
          <w:color w:val="000000" w:themeColor="text1"/>
          <w:lang w:val="en-US"/>
        </w:rPr>
        <w:tab/>
      </w:r>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17</w:t>
      </w:r>
      <w:r w:rsidR="00D90614" w:rsidRPr="002D70E4">
        <w:rPr>
          <w:rFonts w:ascii="Times New Roman" w:eastAsiaTheme="minorEastAsia" w:hAnsi="Times New Roman" w:cs="Times New Roman"/>
          <w:color w:val="000000" w:themeColor="text1"/>
          <w:lang w:val="en-US"/>
        </w:rPr>
        <w:t>)</w:t>
      </w:r>
    </w:p>
    <w:p w14:paraId="45290FB5"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534C5F2E"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00D90614" w:rsidRPr="002D70E4">
        <w:rPr>
          <w:rFonts w:ascii="Times New Roman" w:eastAsiaTheme="minorEastAsia" w:hAnsi="Times New Roman" w:cs="Times New Roman"/>
          <w:color w:val="000000" w:themeColor="text1"/>
          <w:lang w:val="en-US"/>
        </w:rPr>
        <w:t>or</w:t>
      </w:r>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18</w:t>
      </w:r>
      <w:r w:rsidR="00D90614" w:rsidRPr="002D70E4">
        <w:rPr>
          <w:rFonts w:ascii="Times New Roman" w:eastAsiaTheme="minorEastAsia" w:hAnsi="Times New Roman" w:cs="Times New Roman"/>
          <w:color w:val="000000" w:themeColor="text1"/>
          <w:lang w:val="en-US"/>
        </w:rPr>
        <w:t>)</w:t>
      </w:r>
    </w:p>
    <w:p w14:paraId="33EC4C0A"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0B2DFDCB"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7E6E0645"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5DF387BD"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62AB5578"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61FAC771" w14:textId="77777777" w:rsidR="00D90614" w:rsidRPr="002D70E4" w:rsidRDefault="00D90614" w:rsidP="00D90614">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6CC214A3"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6C9EA234"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1CC1A1CC"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4B68E128"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11929167"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EE0D60A"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22</w:t>
      </w:r>
      <w:r w:rsidR="00D90614" w:rsidRPr="002D70E4">
        <w:rPr>
          <w:rFonts w:ascii="Times New Roman" w:eastAsiaTheme="minorEastAsia" w:hAnsi="Times New Roman" w:cs="Times New Roman"/>
          <w:color w:val="000000" w:themeColor="text1"/>
          <w:lang w:val="en-US"/>
        </w:rPr>
        <w:t>)</w:t>
      </w:r>
    </w:p>
    <w:p w14:paraId="52800B42"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sidR="00D90614" w:rsidRPr="002D70E4">
        <w:rPr>
          <w:rFonts w:ascii="Times New Roman" w:eastAsiaTheme="minorEastAsia" w:hAnsi="Times New Roman" w:cs="Times New Roman"/>
          <w:color w:val="000000" w:themeColor="text1"/>
          <w:lang w:val="en-US"/>
        </w:rPr>
        <w:t>(</w:t>
      </w:r>
      <w:r w:rsidR="00D90614">
        <w:rPr>
          <w:rFonts w:ascii="Times New Roman" w:eastAsiaTheme="minorEastAsia" w:hAnsi="Times New Roman" w:cs="Times New Roman"/>
          <w:color w:val="000000" w:themeColor="text1"/>
          <w:lang w:val="en-US"/>
        </w:rPr>
        <w:t>23</w:t>
      </w:r>
      <w:r w:rsidR="00D90614" w:rsidRPr="002D70E4">
        <w:rPr>
          <w:rFonts w:ascii="Times New Roman" w:eastAsiaTheme="minorEastAsia" w:hAnsi="Times New Roman" w:cs="Times New Roman"/>
          <w:color w:val="000000" w:themeColor="text1"/>
          <w:lang w:val="en-US"/>
        </w:rPr>
        <w:t>)</w:t>
      </w:r>
    </w:p>
    <w:p w14:paraId="153CC3B6"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00D90614" w:rsidRPr="002D70E4">
        <w:rPr>
          <w:rFonts w:ascii="Times New Roman" w:eastAsiaTheme="minorEastAsia" w:hAnsi="Times New Roman" w:cs="Times New Roman"/>
          <w:color w:val="000000" w:themeColor="text1"/>
          <w:lang w:val="en-US"/>
        </w:rPr>
        <w:t xml:space="preserve">    (</w:t>
      </w:r>
      <w:r w:rsidR="00D90614">
        <w:rPr>
          <w:rFonts w:ascii="Times New Roman" w:eastAsiaTheme="minorEastAsia" w:hAnsi="Times New Roman" w:cs="Times New Roman"/>
          <w:color w:val="000000" w:themeColor="text1"/>
          <w:lang w:val="en-US"/>
        </w:rPr>
        <w:t>24</w:t>
      </w:r>
      <w:r w:rsidR="00D90614" w:rsidRPr="002D70E4">
        <w:rPr>
          <w:rFonts w:ascii="Times New Roman" w:eastAsiaTheme="minorEastAsia" w:hAnsi="Times New Roman" w:cs="Times New Roman"/>
          <w:color w:val="000000" w:themeColor="text1"/>
          <w:lang w:val="en-US"/>
        </w:rPr>
        <w:t>)</w:t>
      </w:r>
    </w:p>
    <w:p w14:paraId="572CE3B3"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25</w:t>
      </w:r>
      <w:r w:rsidR="00D90614" w:rsidRPr="002D70E4">
        <w:rPr>
          <w:rFonts w:ascii="Times New Roman" w:eastAsiaTheme="minorEastAsia" w:hAnsi="Times New Roman" w:cs="Times New Roman"/>
          <w:color w:val="000000" w:themeColor="text1"/>
          <w:lang w:val="en-US"/>
        </w:rPr>
        <w:t>)</w:t>
      </w:r>
    </w:p>
    <w:p w14:paraId="702827E9"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26</w:t>
      </w:r>
      <w:r w:rsidR="00D90614" w:rsidRPr="002D70E4">
        <w:rPr>
          <w:rFonts w:ascii="Times New Roman" w:eastAsiaTheme="minorEastAsia" w:hAnsi="Times New Roman" w:cs="Times New Roman"/>
          <w:color w:val="000000" w:themeColor="text1"/>
          <w:lang w:val="en-US"/>
        </w:rPr>
        <w:t>)</w:t>
      </w:r>
    </w:p>
    <w:p w14:paraId="4F900656"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27</w:t>
      </w:r>
      <w:r w:rsidR="00D90614" w:rsidRPr="002D70E4">
        <w:rPr>
          <w:rFonts w:ascii="Times New Roman" w:eastAsiaTheme="minorEastAsia" w:hAnsi="Times New Roman" w:cs="Times New Roman"/>
          <w:color w:val="000000" w:themeColor="text1"/>
          <w:lang w:val="en-US"/>
        </w:rPr>
        <w:t>)</w:t>
      </w:r>
    </w:p>
    <w:p w14:paraId="634FF246" w14:textId="77777777" w:rsidR="00D90614" w:rsidRPr="002D70E4" w:rsidRDefault="00D90614" w:rsidP="00D90614">
      <w:pPr>
        <w:jc w:val="both"/>
        <w:rPr>
          <w:rFonts w:ascii="Times New Roman" w:eastAsiaTheme="minorEastAsia" w:hAnsi="Times New Roman" w:cs="Times New Roman"/>
          <w:color w:val="000000" w:themeColor="text1"/>
          <w:lang w:val="en-US"/>
        </w:rPr>
      </w:pPr>
    </w:p>
    <w:p w14:paraId="0D0E49E4" w14:textId="77777777" w:rsidR="00D90614" w:rsidRPr="002D70E4" w:rsidRDefault="00D90614" w:rsidP="00D90614">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783556DD" w14:textId="77777777" w:rsidR="00D90614" w:rsidRPr="002D70E4" w:rsidRDefault="00D90614" w:rsidP="00D90614">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31524E7A" w14:textId="77777777" w:rsidR="00D90614" w:rsidRPr="002D70E4" w:rsidRDefault="00D90614" w:rsidP="00D90614">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3D997144" w14:textId="77777777" w:rsidR="00D90614" w:rsidRPr="002D70E4" w:rsidRDefault="002260DB" w:rsidP="00D90614">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00D90614" w:rsidRPr="002D70E4">
        <w:rPr>
          <w:rFonts w:ascii="Times New Roman" w:eastAsiaTheme="minorEastAsia" w:hAnsi="Times New Roman" w:cs="Times New Roman"/>
          <w:color w:val="000000" w:themeColor="text1"/>
          <w:lang w:val="en-US"/>
        </w:rPr>
        <w:tab/>
        <w:t>(</w:t>
      </w:r>
      <w:r w:rsidR="00D90614">
        <w:rPr>
          <w:rFonts w:ascii="Times New Roman" w:eastAsiaTheme="minorEastAsia" w:hAnsi="Times New Roman" w:cs="Times New Roman"/>
          <w:color w:val="000000" w:themeColor="text1"/>
          <w:lang w:val="en-US"/>
        </w:rPr>
        <w:t>28</w:t>
      </w:r>
      <w:r w:rsidR="00D90614" w:rsidRPr="002D70E4">
        <w:rPr>
          <w:rFonts w:ascii="Times New Roman" w:eastAsiaTheme="minorEastAsia" w:hAnsi="Times New Roman" w:cs="Times New Roman"/>
          <w:color w:val="000000" w:themeColor="text1"/>
          <w:lang w:val="en-US"/>
        </w:rPr>
        <w:t>)</w:t>
      </w:r>
    </w:p>
    <w:p w14:paraId="429B1A77"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53531C20"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366AC9BF"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w:t>
      </w:r>
      <w:r w:rsidRPr="002D70E4">
        <w:rPr>
          <w:rFonts w:ascii="Times New Roman" w:hAnsi="Times New Roman" w:cs="Times New Roman"/>
          <w:color w:val="000000" w:themeColor="text1"/>
          <w:lang w:val="en-US"/>
        </w:rPr>
        <w:t xml:space="preserve">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w:t>
      </w:r>
      <w:proofErr w:type="spellStart"/>
      <w:r w:rsidRPr="002D70E4">
        <w:rPr>
          <w:rFonts w:ascii="Times New Roman" w:hAnsi="Times New Roman" w:cs="Times New Roman"/>
          <w:color w:val="000000" w:themeColor="text1"/>
          <w:lang w:val="en-US"/>
        </w:rPr>
        <w:t>utilisation</w:t>
      </w:r>
      <w:proofErr w:type="spellEnd"/>
      <w:r w:rsidRPr="002D70E4">
        <w:rPr>
          <w:rFonts w:ascii="Times New Roman" w:hAnsi="Times New Roman" w:cs="Times New Roman"/>
          <w:color w:val="000000" w:themeColor="text1"/>
          <w:lang w:val="en-US"/>
        </w:rPr>
        <w:t xml:space="preserve"> load values collected over 2 weeks. The data comes from a 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D90614" w:rsidRPr="006167D5" w14:paraId="6F798AD7" w14:textId="77777777" w:rsidTr="00234571">
        <w:trPr>
          <w:trHeight w:val="263"/>
          <w:jc w:val="center"/>
        </w:trPr>
        <w:tc>
          <w:tcPr>
            <w:tcW w:w="1943" w:type="dxa"/>
            <w:shd w:val="clear" w:color="auto" w:fill="auto"/>
            <w:noWrap/>
            <w:vAlign w:val="bottom"/>
            <w:hideMark/>
          </w:tcPr>
          <w:p w14:paraId="39CA8139" w14:textId="77777777" w:rsidR="00D90614" w:rsidRPr="006A2247" w:rsidRDefault="00D90614" w:rsidP="00234571">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auto"/>
            <w:noWrap/>
            <w:vAlign w:val="bottom"/>
            <w:hideMark/>
          </w:tcPr>
          <w:p w14:paraId="28CC4392" w14:textId="77777777" w:rsidR="00D90614" w:rsidRPr="006A2247" w:rsidRDefault="00D90614" w:rsidP="00234571">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auto"/>
            <w:noWrap/>
            <w:vAlign w:val="bottom"/>
            <w:hideMark/>
          </w:tcPr>
          <w:p w14:paraId="3F49060A" w14:textId="77777777" w:rsidR="00D90614" w:rsidRPr="006A2247" w:rsidRDefault="00D90614" w:rsidP="00234571">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D90614" w:rsidRPr="006167D5" w14:paraId="2439DCFB" w14:textId="77777777" w:rsidTr="00234571">
        <w:trPr>
          <w:trHeight w:val="54"/>
          <w:jc w:val="center"/>
        </w:trPr>
        <w:tc>
          <w:tcPr>
            <w:tcW w:w="1943" w:type="dxa"/>
            <w:shd w:val="clear" w:color="auto" w:fill="auto"/>
            <w:noWrap/>
            <w:vAlign w:val="bottom"/>
            <w:hideMark/>
          </w:tcPr>
          <w:p w14:paraId="24D058D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67EBDD0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5E8B61F5"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D90614" w:rsidRPr="006167D5" w14:paraId="17413495" w14:textId="77777777" w:rsidTr="00234571">
        <w:trPr>
          <w:trHeight w:val="54"/>
          <w:jc w:val="center"/>
        </w:trPr>
        <w:tc>
          <w:tcPr>
            <w:tcW w:w="1943" w:type="dxa"/>
            <w:shd w:val="clear" w:color="auto" w:fill="auto"/>
            <w:noWrap/>
            <w:vAlign w:val="bottom"/>
            <w:hideMark/>
          </w:tcPr>
          <w:p w14:paraId="5ADF4F04"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43E7316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175E49C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D90614" w:rsidRPr="006167D5" w14:paraId="6D78CC6D" w14:textId="77777777" w:rsidTr="00234571">
        <w:trPr>
          <w:trHeight w:val="54"/>
          <w:jc w:val="center"/>
        </w:trPr>
        <w:tc>
          <w:tcPr>
            <w:tcW w:w="1943" w:type="dxa"/>
            <w:shd w:val="clear" w:color="auto" w:fill="auto"/>
            <w:noWrap/>
            <w:vAlign w:val="bottom"/>
            <w:hideMark/>
          </w:tcPr>
          <w:p w14:paraId="3B8AF113"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5C4F418A"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67922A97"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D90614" w:rsidRPr="006167D5" w14:paraId="2302A582" w14:textId="77777777" w:rsidTr="00234571">
        <w:trPr>
          <w:trHeight w:val="54"/>
          <w:jc w:val="center"/>
        </w:trPr>
        <w:tc>
          <w:tcPr>
            <w:tcW w:w="1943" w:type="dxa"/>
            <w:shd w:val="clear" w:color="auto" w:fill="auto"/>
            <w:noWrap/>
            <w:vAlign w:val="bottom"/>
            <w:hideMark/>
          </w:tcPr>
          <w:p w14:paraId="4E476F2D"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2580FBAC"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6043C5A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D90614" w:rsidRPr="006167D5" w14:paraId="4A4621EA" w14:textId="77777777" w:rsidTr="00234571">
        <w:trPr>
          <w:trHeight w:val="54"/>
          <w:jc w:val="center"/>
        </w:trPr>
        <w:tc>
          <w:tcPr>
            <w:tcW w:w="1943" w:type="dxa"/>
            <w:shd w:val="clear" w:color="auto" w:fill="auto"/>
            <w:noWrap/>
            <w:vAlign w:val="bottom"/>
            <w:hideMark/>
          </w:tcPr>
          <w:p w14:paraId="37944026"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4D6DB61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04EE6FDD"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D90614" w:rsidRPr="006167D5" w14:paraId="4265AEBF" w14:textId="77777777" w:rsidTr="00234571">
        <w:trPr>
          <w:trHeight w:val="119"/>
          <w:jc w:val="center"/>
        </w:trPr>
        <w:tc>
          <w:tcPr>
            <w:tcW w:w="1943" w:type="dxa"/>
            <w:shd w:val="clear" w:color="auto" w:fill="auto"/>
            <w:noWrap/>
            <w:vAlign w:val="bottom"/>
            <w:hideMark/>
          </w:tcPr>
          <w:p w14:paraId="7F8FE36C"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4E14A92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09A963C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D90614" w:rsidRPr="006167D5" w14:paraId="629391A6" w14:textId="77777777" w:rsidTr="00234571">
        <w:trPr>
          <w:trHeight w:val="54"/>
          <w:jc w:val="center"/>
        </w:trPr>
        <w:tc>
          <w:tcPr>
            <w:tcW w:w="1943" w:type="dxa"/>
            <w:shd w:val="clear" w:color="auto" w:fill="auto"/>
            <w:noWrap/>
            <w:vAlign w:val="bottom"/>
            <w:hideMark/>
          </w:tcPr>
          <w:p w14:paraId="51EDACFA"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2611D9A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15D68AB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D90614" w:rsidRPr="006167D5" w14:paraId="06AC2F79" w14:textId="77777777" w:rsidTr="00234571">
        <w:trPr>
          <w:trHeight w:val="54"/>
          <w:jc w:val="center"/>
        </w:trPr>
        <w:tc>
          <w:tcPr>
            <w:tcW w:w="1943" w:type="dxa"/>
            <w:shd w:val="clear" w:color="auto" w:fill="auto"/>
            <w:noWrap/>
            <w:vAlign w:val="bottom"/>
            <w:hideMark/>
          </w:tcPr>
          <w:p w14:paraId="524775FB"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1A85EE8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1F1BC047"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D90614" w:rsidRPr="006167D5" w14:paraId="303FCD4B" w14:textId="77777777" w:rsidTr="00234571">
        <w:trPr>
          <w:trHeight w:val="54"/>
          <w:jc w:val="center"/>
        </w:trPr>
        <w:tc>
          <w:tcPr>
            <w:tcW w:w="1943" w:type="dxa"/>
            <w:shd w:val="clear" w:color="auto" w:fill="auto"/>
            <w:noWrap/>
            <w:vAlign w:val="bottom"/>
            <w:hideMark/>
          </w:tcPr>
          <w:p w14:paraId="16A5F9F8"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78735DBB"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7CDFC970"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D90614" w:rsidRPr="006167D5" w14:paraId="0D07B72B" w14:textId="77777777" w:rsidTr="00234571">
        <w:trPr>
          <w:trHeight w:val="54"/>
          <w:jc w:val="center"/>
        </w:trPr>
        <w:tc>
          <w:tcPr>
            <w:tcW w:w="1943" w:type="dxa"/>
            <w:shd w:val="clear" w:color="auto" w:fill="auto"/>
            <w:noWrap/>
            <w:vAlign w:val="bottom"/>
            <w:hideMark/>
          </w:tcPr>
          <w:p w14:paraId="1AB3769D"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71DA19A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57164952" w14:textId="77777777" w:rsidR="00D90614" w:rsidRPr="006167D5" w:rsidRDefault="00D90614" w:rsidP="00234571">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7C0AA111" w14:textId="77777777" w:rsidR="00D90614" w:rsidRPr="002D70E4" w:rsidRDefault="00D90614" w:rsidP="00D90614">
      <w:pPr>
        <w:jc w:val="center"/>
        <w:rPr>
          <w:rFonts w:ascii="Times New Roman" w:hAnsi="Times New Roman" w:cs="Times New Roman"/>
        </w:rPr>
      </w:pPr>
      <w:r>
        <w:rPr>
          <w:noProof/>
        </w:rPr>
        <w:drawing>
          <wp:inline distT="0" distB="0" distL="0" distR="0" wp14:anchorId="06431ADA" wp14:editId="5769C308">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ED20F13" w14:textId="77777777" w:rsidR="00D90614" w:rsidRPr="002D70E4" w:rsidRDefault="00D90614" w:rsidP="00D90614">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1B991629"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5AF3D698"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w:t>
      </w:r>
      <w:proofErr w:type="spellStart"/>
      <w:r w:rsidRPr="002D70E4">
        <w:rPr>
          <w:rFonts w:ascii="Times New Roman" w:hAnsi="Times New Roman" w:cs="Times New Roman"/>
          <w:color w:val="000000" w:themeColor="text1"/>
          <w:lang w:val="en-US"/>
        </w:rPr>
        <w:t>Jupyter</w:t>
      </w:r>
      <w:proofErr w:type="spellEnd"/>
      <w:r w:rsidRPr="002D70E4">
        <w:rPr>
          <w:rFonts w:ascii="Times New Roman" w:hAnsi="Times New Roman" w:cs="Times New Roman"/>
          <w:color w:val="000000" w:themeColor="text1"/>
          <w:lang w:val="en-US"/>
        </w:rPr>
        <w:t xml:space="preserve"> Notebook and </w:t>
      </w:r>
      <w:proofErr w:type="spellStart"/>
      <w:r w:rsidRPr="002D70E4">
        <w:rPr>
          <w:rFonts w:ascii="Times New Roman" w:hAnsi="Times New Roman" w:cs="Times New Roman"/>
          <w:color w:val="000000" w:themeColor="text1"/>
          <w:lang w:val="en-US"/>
        </w:rPr>
        <w:t>Numpy</w:t>
      </w:r>
      <w:proofErr w:type="spellEnd"/>
      <w:r w:rsidRPr="002D70E4">
        <w:rPr>
          <w:rFonts w:ascii="Times New Roman" w:hAnsi="Times New Roman" w:cs="Times New Roman"/>
          <w:color w:val="000000" w:themeColor="text1"/>
          <w:lang w:val="en-US"/>
        </w:rPr>
        <w:t xml:space="preserve"> and Pandas libraries. We used these to manage our data, carry out a time-series analysis on the records, implement the </w:t>
      </w:r>
      <w:r w:rsidRPr="002D70E4">
        <w:rPr>
          <w:rFonts w:ascii="Times New Roman" w:hAnsi="Times New Roman" w:cs="Times New Roman"/>
          <w:color w:val="000000" w:themeColor="text1"/>
          <w:lang w:val="en-US"/>
        </w:rPr>
        <w:lastRenderedPageBreak/>
        <w:t xml:space="preserve">proposed solution models and apply them to the data set. Our tool's development was done to work through the command line console and allow the user to input their 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w:t>
      </w:r>
      <w:proofErr w:type="spellStart"/>
      <w:r w:rsidRPr="002D70E4">
        <w:rPr>
          <w:rFonts w:ascii="Times New Roman" w:hAnsi="Times New Roman" w:cs="Times New Roman"/>
          <w:color w:val="000000" w:themeColor="text1"/>
          <w:lang w:val="en-US"/>
        </w:rPr>
        <w:t>analysed</w:t>
      </w:r>
      <w:proofErr w:type="spellEnd"/>
      <w:r w:rsidRPr="002D70E4">
        <w:rPr>
          <w:rFonts w:ascii="Times New Roman" w:hAnsi="Times New Roman" w:cs="Times New Roman"/>
          <w:color w:val="000000" w:themeColor="text1"/>
          <w:lang w:val="en-US"/>
        </w:rPr>
        <w:t>. Then the user will be guided by the instructions on the screen. A screenshot of our tool's screen can be seen below.</w:t>
      </w:r>
    </w:p>
    <w:p w14:paraId="577C6BCB" w14:textId="77777777" w:rsidR="00D90614" w:rsidRPr="002D70E4" w:rsidRDefault="00D90614" w:rsidP="00D90614">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0F6BFFB2" wp14:editId="3D3D17D2">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5B403E22"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w:t>
      </w:r>
      <w:proofErr w:type="gramStart"/>
      <w:r w:rsidRPr="002D70E4">
        <w:rPr>
          <w:rFonts w:ascii="Times New Roman" w:hAnsi="Times New Roman" w:cs="Times New Roman"/>
          <w:color w:val="000000" w:themeColor="text1"/>
          <w:lang w:val="en-US"/>
        </w:rPr>
        <w:t>makes a selection</w:t>
      </w:r>
      <w:proofErr w:type="gramEnd"/>
      <w:r w:rsidRPr="002D70E4">
        <w:rPr>
          <w:rFonts w:ascii="Times New Roman" w:hAnsi="Times New Roman" w:cs="Times New Roman"/>
          <w:color w:val="000000" w:themeColor="text1"/>
          <w:lang w:val="en-US"/>
        </w:rPr>
        <w:t>, the specific function is called and returns graphs and data frames as a visual representation of the results. The tool is also capable of saving the output files for future reference of analysis.</w:t>
      </w:r>
    </w:p>
    <w:p w14:paraId="4A9C9410" w14:textId="77777777" w:rsidR="00D90614" w:rsidRPr="009F2E78"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notations adopted in </w:t>
      </w:r>
      <w:proofErr w:type="gramStart"/>
      <w:r>
        <w:rPr>
          <w:rFonts w:ascii="Times New Roman" w:hAnsi="Times New Roman" w:cs="Times New Roman"/>
          <w:color w:val="000000" w:themeColor="text1"/>
          <w:lang w:val="en-US"/>
        </w:rPr>
        <w:t>this papers</w:t>
      </w:r>
      <w:proofErr w:type="gramEnd"/>
      <w:r>
        <w:rPr>
          <w:rFonts w:ascii="Times New Roman" w:hAnsi="Times New Roman" w:cs="Times New Roman"/>
          <w:color w:val="000000" w:themeColor="text1"/>
          <w:lang w:val="en-US"/>
        </w:rPr>
        <w:t xml:space="preserve"> are provided in Table 3.</w:t>
      </w:r>
    </w:p>
    <w:p w14:paraId="73E9115C" w14:textId="77777777" w:rsidR="00D90614" w:rsidRPr="00CA75FA" w:rsidRDefault="00D90614" w:rsidP="00D90614">
      <w:pPr>
        <w:jc w:val="both"/>
        <w:rPr>
          <w:rFonts w:ascii="Times New Roman" w:hAnsi="Times New Roman" w:cs="Times New Roman"/>
          <w:b/>
          <w:bCs/>
          <w:i/>
          <w:iCs/>
          <w:color w:val="000000" w:themeColor="text1"/>
          <w:lang w:val="en-US"/>
        </w:rPr>
      </w:pPr>
      <w:r>
        <w:rPr>
          <w:rFonts w:ascii="Times New Roman" w:hAnsi="Times New Roman" w:cs="Times New Roman"/>
          <w:b/>
          <w:bCs/>
          <w:color w:val="000000" w:themeColor="text1"/>
          <w:lang w:val="en-US"/>
        </w:rPr>
        <w:t xml:space="preserve">Remark 1: </w:t>
      </w:r>
      <w:r w:rsidRPr="00CA75FA">
        <w:rPr>
          <w:rFonts w:ascii="Times New Roman" w:hAnsi="Times New Roman" w:cs="Times New Roman"/>
          <w:b/>
          <w:bCs/>
          <w:i/>
          <w:iCs/>
          <w:color w:val="000000" w:themeColor="text1"/>
          <w:lang w:val="en-US"/>
        </w:rPr>
        <w:t>A GitHub repository has also been created to host our files and can be found in [15].</w:t>
      </w:r>
    </w:p>
    <w:p w14:paraId="4F4BF7AC"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30696810"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56C9FAD6" w14:textId="77777777" w:rsidR="00D90614" w:rsidRPr="002D70E4" w:rsidRDefault="00D90614" w:rsidP="00D90614">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w:t>
      </w:r>
      <w:proofErr w:type="spellStart"/>
      <w:r w:rsidRPr="002D70E4">
        <w:rPr>
          <w:rFonts w:ascii="Times New Roman" w:hAnsi="Times New Roman" w:cs="Times New Roman"/>
          <w:lang w:val="en-US"/>
        </w:rPr>
        <w:t>analysing</w:t>
      </w:r>
      <w:proofErr w:type="spellEnd"/>
      <w:r w:rsidRPr="002D70E4">
        <w:rPr>
          <w:rFonts w:ascii="Times New Roman" w:hAnsi="Times New Roman" w:cs="Times New Roman"/>
          <w:lang w:val="en-US"/>
        </w:rPr>
        <w:t xml:space="preserve"> time series data to extract meaningful statistics and other trends in our sequence of values. It can be applied to real-valued, </w:t>
      </w:r>
      <w:proofErr w:type="gramStart"/>
      <w:r w:rsidRPr="002D70E4">
        <w:rPr>
          <w:rFonts w:ascii="Times New Roman" w:hAnsi="Times New Roman" w:cs="Times New Roman"/>
          <w:lang w:val="en-US"/>
        </w:rPr>
        <w:t>continuous</w:t>
      </w:r>
      <w:proofErr w:type="gramEnd"/>
      <w:r w:rsidRPr="002D70E4">
        <w:rPr>
          <w:rFonts w:ascii="Times New Roman" w:hAnsi="Times New Roman" w:cs="Times New Roman"/>
          <w:lang w:val="en-US"/>
        </w:rPr>
        <w:t xml:space="preserve"> and discrete numeric data as in [13]. We can divide the methods for time series analysis is two groups, frequency-</w:t>
      </w:r>
      <w:proofErr w:type="gramStart"/>
      <w:r w:rsidRPr="002D70E4">
        <w:rPr>
          <w:rFonts w:ascii="Times New Roman" w:hAnsi="Times New Roman" w:cs="Times New Roman"/>
          <w:lang w:val="en-US"/>
        </w:rPr>
        <w:t>domain</w:t>
      </w:r>
      <w:proofErr w:type="gramEnd"/>
      <w:r w:rsidRPr="002D70E4">
        <w:rPr>
          <w:rFonts w:ascii="Times New Roman" w:hAnsi="Times New Roman" w:cs="Times New Roman"/>
          <w:lang w:val="en-US"/>
        </w:rPr>
        <w:t xml:space="preserve"> and time-domain methods. For this study, we will focus on the latter since our data is defined over time. In the time-domain, we </w:t>
      </w:r>
      <w:r w:rsidRPr="002D70E4">
        <w:rPr>
          <w:rFonts w:ascii="Times New Roman" w:hAnsi="Times New Roman" w:cs="Times New Roman"/>
          <w:lang w:val="en-US"/>
        </w:rPr>
        <w:t>can use correlation and autocorrelation techniques to extract the patterns in a filter-like manner.</w:t>
      </w:r>
    </w:p>
    <w:p w14:paraId="1DA8D975"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71AB1EB0" w14:textId="77777777" w:rsidR="00D90614" w:rsidRPr="00A86E73"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number of those points is specified by a window size, which we can set using the </w:t>
      </w:r>
      <w:proofErr w:type="gramStart"/>
      <w:r w:rsidRPr="002D70E4">
        <w:rPr>
          <w:rFonts w:ascii="Times New Roman" w:hAnsi="Times New Roman" w:cs="Times New Roman"/>
          <w:color w:val="000000" w:themeColor="text1"/>
          <w:lang w:val="en-US"/>
        </w:rPr>
        <w:t>rolling(</w:t>
      </w:r>
      <w:proofErr w:type="gramEnd"/>
      <w:r w:rsidRPr="002D70E4">
        <w:rPr>
          <w:rFonts w:ascii="Times New Roman" w:hAnsi="Times New Roman" w:cs="Times New Roman"/>
          <w:color w:val="000000" w:themeColor="text1"/>
          <w:lang w:val="en-US"/>
        </w:rPr>
        <w:t xml:space="preserve">) function. What this causes is to smooth out noise and seasonality. When it comes to determining the window size, we can set this directly in the function. It makes sense to choose 14 as we are talking about a 2-week </w:t>
      </w:r>
      <w:proofErr w:type="gramStart"/>
      <w:r w:rsidRPr="002D70E4">
        <w:rPr>
          <w:rFonts w:ascii="Times New Roman" w:hAnsi="Times New Roman" w:cs="Times New Roman"/>
          <w:color w:val="000000" w:themeColor="text1"/>
          <w:lang w:val="en-US"/>
        </w:rPr>
        <w:t>period of time</w:t>
      </w:r>
      <w:proofErr w:type="gramEnd"/>
      <w:r w:rsidRPr="002D70E4">
        <w:rPr>
          <w:rFonts w:ascii="Times New Roman" w:hAnsi="Times New Roman" w:cs="Times New Roman"/>
          <w:color w:val="000000" w:themeColor="text1"/>
          <w:lang w:val="en-US"/>
        </w:rPr>
        <w:t>. We can see trend smoothed out in Figure 4. After finding the data trend, it is time to think about seasonality, which is a repetitive nature on the time series.</w:t>
      </w:r>
    </w:p>
    <w:p w14:paraId="4CC54730" w14:textId="77777777" w:rsidR="00D90614" w:rsidRPr="00534B1A" w:rsidRDefault="00D90614" w:rsidP="00D90614">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6BC7AA0E" wp14:editId="65D3C1F6">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4748E304" w14:textId="77777777" w:rsidR="00D90614" w:rsidRPr="002D70E4" w:rsidRDefault="00D90614" w:rsidP="00D90614">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07C4E358" wp14:editId="27526CCE">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5239DD7B" w14:textId="77777777"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10F28709" w14:textId="77777777" w:rsidR="00D90614" w:rsidRPr="00534B1A" w:rsidRDefault="00D90614" w:rsidP="00D90614">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w:t>
      </w:r>
      <w:proofErr w:type="gramStart"/>
      <w:r w:rsidRPr="002D70E4">
        <w:rPr>
          <w:rFonts w:ascii="Times New Roman" w:hAnsi="Times New Roman" w:cs="Times New Roman"/>
          <w:color w:val="000000" w:themeColor="text1"/>
          <w:lang w:val="en-US"/>
        </w:rPr>
        <w:t>diff(</w:t>
      </w:r>
      <w:proofErr w:type="gramEnd"/>
      <w:r w:rsidRPr="002D70E4">
        <w:rPr>
          <w:rFonts w:ascii="Times New Roman" w:hAnsi="Times New Roman" w:cs="Times New Roman"/>
          <w:color w:val="000000" w:themeColor="text1"/>
          <w:lang w:val="en-US"/>
        </w:rPr>
        <w:t xml:space="preserve">) function. Figure 5 shows that most of the trend is removed and where the data spikes. Differencing turns the time series into a stationary time series. This series, </w:t>
      </w:r>
      <w:r w:rsidRPr="002D70E4">
        <w:rPr>
          <w:rFonts w:ascii="Times New Roman" w:hAnsi="Times New Roman" w:cs="Times New Roman"/>
          <w:color w:val="000000" w:themeColor="text1"/>
          <w:lang w:val="en-US"/>
        </w:rPr>
        <w:lastRenderedPageBreak/>
        <w:t xml:space="preserve">as shown in the graph, repeats itself but not in a constant rate. We can see a weak seasonality in the beginning weeks (15-17), denser in the middle weeks (17-22) and falls during weeks 22-25 and becomes dense again during the last 3 weeks (25-28). This is incredibly </w:t>
      </w:r>
      <w:proofErr w:type="spellStart"/>
      <w:r w:rsidRPr="002D70E4">
        <w:rPr>
          <w:rFonts w:ascii="Times New Roman" w:hAnsi="Times New Roman" w:cs="Times New Roman"/>
          <w:color w:val="000000" w:themeColor="text1"/>
          <w:lang w:val="en-US"/>
        </w:rPr>
        <w:t>tellings</w:t>
      </w:r>
      <w:proofErr w:type="spellEnd"/>
      <w:r w:rsidRPr="002D70E4">
        <w:rPr>
          <w:rFonts w:ascii="Times New Roman" w:hAnsi="Times New Roman" w:cs="Times New Roman"/>
          <w:color w:val="000000" w:themeColor="text1"/>
          <w:lang w:val="en-US"/>
        </w:rPr>
        <w:t xml:space="preserve"> as removing the trend can reveal correlation in seasonality. </w:t>
      </w:r>
    </w:p>
    <w:p w14:paraId="43332575" w14:textId="77777777" w:rsidR="00D90614" w:rsidRPr="002D70E4" w:rsidRDefault="00D90614" w:rsidP="00D90614">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2024D967" wp14:editId="40B51198">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1C30D465" w14:textId="77777777" w:rsidR="00D90614" w:rsidRPr="002D70E4" w:rsidRDefault="00D90614" w:rsidP="00D90614">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1850E6D5"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7D70D180" wp14:editId="6C22212B">
            <wp:simplePos x="0" y="0"/>
            <wp:positionH relativeFrom="column">
              <wp:posOffset>-150940</wp:posOffset>
            </wp:positionH>
            <wp:positionV relativeFrom="paragraph">
              <wp:posOffset>2256726</wp:posOffset>
            </wp:positionV>
            <wp:extent cx="3407410" cy="223393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0741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 xml:space="preserve">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w:t>
      </w:r>
      <w:proofErr w:type="gramStart"/>
      <w:r w:rsidRPr="002D70E4">
        <w:rPr>
          <w:rFonts w:ascii="Times New Roman" w:hAnsi="Times New Roman" w:cs="Times New Roman"/>
          <w:color w:val="000000" w:themeColor="text1"/>
          <w:lang w:val="en-US"/>
        </w:rPr>
        <w:t>Indeed</w:t>
      </w:r>
      <w:proofErr w:type="gramEnd"/>
      <w:r w:rsidRPr="002D70E4">
        <w:rPr>
          <w:rFonts w:ascii="Times New Roman" w:hAnsi="Times New Roman" w:cs="Times New Roman"/>
          <w:color w:val="000000" w:themeColor="text1"/>
          <w:lang w:val="en-US"/>
        </w:rPr>
        <w:t xml:space="preserve"> in the graph below, we can see small spikes every few observations among 4000. This is very good as it means that our data has a constant uniformity </w:t>
      </w:r>
      <w:proofErr w:type="spellStart"/>
      <w:r w:rsidRPr="002D70E4">
        <w:rPr>
          <w:rFonts w:ascii="Times New Roman" w:hAnsi="Times New Roman" w:cs="Times New Roman"/>
          <w:color w:val="000000" w:themeColor="text1"/>
          <w:lang w:val="en-US"/>
        </w:rPr>
        <w:t>thoughout</w:t>
      </w:r>
      <w:proofErr w:type="spellEnd"/>
      <w:r w:rsidRPr="002D70E4">
        <w:rPr>
          <w:rFonts w:ascii="Times New Roman" w:hAnsi="Times New Roman" w:cs="Times New Roman"/>
          <w:color w:val="000000" w:themeColor="text1"/>
          <w:lang w:val="en-US"/>
        </w:rPr>
        <w:t>. There are no unexpected ‘highs’ or ‘lows’ among the series. Therefore, this makes it suitable for working with during our simulations and performance assessment.</w:t>
      </w:r>
    </w:p>
    <w:p w14:paraId="72B43F6F" w14:textId="77777777" w:rsidR="00D90614" w:rsidRPr="002D70E4" w:rsidRDefault="00D90614" w:rsidP="00D90614">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07F27F29" w14:textId="77777777" w:rsidR="00D90614" w:rsidRPr="002D70E4" w:rsidRDefault="00D90614" w:rsidP="00D90614">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7D0508DB"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w:t>
      </w:r>
      <w:r w:rsidRPr="002D70E4">
        <w:rPr>
          <w:rFonts w:ascii="Times New Roman" w:hAnsi="Times New Roman" w:cs="Times New Roman"/>
          <w:color w:val="000000" w:themeColor="text1"/>
          <w:lang w:val="en-US"/>
        </w:rPr>
        <w:t xml:space="preserve">stopping instance. Also, to get a clearer picture of our models' performance, we compare each model with 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4531A5E8"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illustrate the process of our experimental simulations, we first need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our data and separate it accordingly. The simulations take chunks of 100 records each, and in this sequence, they need to observe each MEC server and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to offload to the best possible server. To help </w:t>
      </w:r>
      <w:proofErr w:type="spellStart"/>
      <w:r w:rsidRPr="002D70E4">
        <w:rPr>
          <w:rFonts w:ascii="Times New Roman" w:hAnsi="Times New Roman" w:cs="Times New Roman"/>
          <w:color w:val="000000" w:themeColor="text1"/>
          <w:lang w:val="en-US"/>
        </w:rPr>
        <w:t>visualise</w:t>
      </w:r>
      <w:proofErr w:type="spellEnd"/>
      <w:r w:rsidRPr="002D70E4">
        <w:rPr>
          <w:rFonts w:ascii="Times New Roman" w:hAnsi="Times New Roman" w:cs="Times New Roman"/>
          <w:color w:val="000000" w:themeColor="text1"/>
          <w:lang w:val="en-US"/>
        </w:rPr>
        <w:t xml:space="preserv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1CB681EF" w14:textId="77777777" w:rsidR="00D90614" w:rsidRPr="007933CC" w:rsidRDefault="00D90614" w:rsidP="00D90614">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 xml:space="preserve">apply the </w:t>
      </w:r>
      <w:proofErr w:type="gramStart"/>
      <w:r w:rsidRPr="007933CC">
        <w:rPr>
          <w:rFonts w:ascii="Times New Roman" w:hAnsi="Times New Roman" w:cs="Times New Roman"/>
          <w:color w:val="000000" w:themeColor="text1"/>
          <w:lang w:val="en-US"/>
        </w:rPr>
        <w:t>model</w:t>
      </w:r>
      <w:proofErr w:type="gramEnd"/>
      <w:r w:rsidRPr="007933CC">
        <w:rPr>
          <w:rFonts w:ascii="Times New Roman" w:hAnsi="Times New Roman" w:cs="Times New Roman"/>
          <w:color w:val="000000" w:themeColor="text1"/>
          <w:lang w:val="en-US"/>
        </w:rPr>
        <w:t xml:space="preserve"> and start observing</w:t>
      </w:r>
      <w:r>
        <w:rPr>
          <w:rFonts w:ascii="Times New Roman" w:hAnsi="Times New Roman" w:cs="Times New Roman"/>
          <w:color w:val="000000" w:themeColor="text1"/>
          <w:lang w:val="en-US"/>
        </w:rPr>
        <w:t>:</w:t>
      </w:r>
    </w:p>
    <w:p w14:paraId="20A380B2" w14:textId="77777777" w:rsidR="00D9061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5F709E" wp14:editId="0C70634C">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5B6F4"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4E9E24DD" wp14:editId="23F90C5A">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3B8D0275" w14:textId="77777777" w:rsidR="00D90614" w:rsidRPr="002D70E4" w:rsidRDefault="00D90614" w:rsidP="00D90614">
      <w:pPr>
        <w:jc w:val="center"/>
        <w:rPr>
          <w:rFonts w:ascii="Times New Roman" w:hAnsi="Times New Roman" w:cs="Times New Roman"/>
          <w:color w:val="000000" w:themeColor="text1"/>
          <w:lang w:val="en-US"/>
        </w:rPr>
      </w:pPr>
    </w:p>
    <w:p w14:paraId="2BA41B85" w14:textId="77777777" w:rsidR="00D90614" w:rsidRPr="002D70E4" w:rsidRDefault="00D90614" w:rsidP="00D90614">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51C08F10"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245B98E9" wp14:editId="6905EFAB">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633D392B" w14:textId="77777777" w:rsidR="00D90614" w:rsidRPr="002D70E4" w:rsidRDefault="00D90614" w:rsidP="00D90614">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3EC71717" w14:textId="77777777" w:rsidR="00D90614" w:rsidRPr="002D70E4" w:rsidRDefault="00D90614" w:rsidP="00D90614">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3C868D6" wp14:editId="5A6A9AEE">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3BC15"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46C67759" wp14:editId="46DD77D5">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76CD997B" w14:textId="77777777" w:rsidR="00D90614" w:rsidRDefault="00D90614" w:rsidP="00D90614">
      <w:pPr>
        <w:jc w:val="both"/>
        <w:rPr>
          <w:rFonts w:ascii="Times New Roman" w:hAnsi="Times New Roman" w:cs="Times New Roman"/>
          <w:color w:val="000000" w:themeColor="text1"/>
          <w:lang w:val="en-US"/>
        </w:rPr>
      </w:pPr>
    </w:p>
    <w:p w14:paraId="4885F281" w14:textId="77777777" w:rsidR="00D90614" w:rsidRPr="002D70E4" w:rsidRDefault="00D90614" w:rsidP="00D90614">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w:t>
      </w:r>
      <w:r w:rsidRPr="002D70E4">
        <w:rPr>
          <w:rFonts w:ascii="Times New Roman" w:hAnsi="Times New Roman" w:cs="Times New Roman"/>
          <w:color w:val="000000" w:themeColor="text1"/>
          <w:lang w:val="en-US"/>
        </w:rPr>
        <w:lastRenderedPageBreak/>
        <w:t xml:space="preserve">though we miss many servers. Similarly, if the probability is too small, then the offloading decision will be delayed, and many servers will be discarded. Interestingly, each time the probability is changed, a significant difference is noted. A probability of between 0.1 and 0.2 produces and most promising results.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stopping does not happen too early or too late. In case we do not stop anywhere, we offload to the very last server. We combine all load values, and we calculate the average. </w:t>
      </w:r>
    </w:p>
    <w:p w14:paraId="55B50B37" w14:textId="77777777" w:rsidR="00D90614" w:rsidRPr="002D70E4" w:rsidRDefault="00D90614" w:rsidP="00D90614">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1D7C1A58" w14:textId="77777777" w:rsidR="00D90614" w:rsidRPr="002D70E4" w:rsidRDefault="00D90614" w:rsidP="00D90614">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3D0B61E2" w14:textId="77777777" w:rsidR="00D90614" w:rsidRPr="002D70E4" w:rsidRDefault="00D90614" w:rsidP="00D90614">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78B6F29D"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section, we apply the Random Probability, the Secretary </w:t>
      </w:r>
      <w:proofErr w:type="gramStart"/>
      <w:r w:rsidRPr="002D70E4">
        <w:rPr>
          <w:rFonts w:ascii="Times New Roman" w:hAnsi="Times New Roman" w:cs="Times New Roman"/>
          <w:color w:val="000000" w:themeColor="text1"/>
          <w:lang w:val="en-US"/>
        </w:rPr>
        <w:t>Model</w:t>
      </w:r>
      <w:proofErr w:type="gramEnd"/>
      <w:r w:rsidRPr="002D70E4">
        <w:rPr>
          <w:rFonts w:ascii="Times New Roman" w:hAnsi="Times New Roman" w:cs="Times New Roman"/>
          <w:color w:val="000000" w:themeColor="text1"/>
          <w:lang w:val="en-US"/>
        </w:rPr>
        <w:t xml:space="preserve"> and the House Selling Model on our set of data as we explained before. We pass in the chunk size we want to observe, and the several parameters we want to give each model for our decision-making process. For these simulations, we assigned the following parameter values</w:t>
      </w:r>
      <w:r>
        <w:rPr>
          <w:rFonts w:ascii="Times New Roman" w:hAnsi="Times New Roman" w:cs="Times New Roman"/>
          <w:color w:val="000000" w:themeColor="text1"/>
          <w:lang w:val="en-US"/>
        </w:rPr>
        <w:t xml:space="preserve"> as shown in Table 1</w:t>
      </w:r>
      <w:r w:rsidRPr="002D70E4">
        <w:rPr>
          <w:rFonts w:ascii="Times New Roman" w:hAnsi="Times New Roman" w:cs="Times New Roman"/>
          <w:color w:val="000000" w:themeColor="text1"/>
          <w:lang w:val="en-US"/>
        </w:rPr>
        <w:t>:</w:t>
      </w:r>
    </w:p>
    <w:tbl>
      <w:tblPr>
        <w:tblStyle w:val="TableGrid"/>
        <w:tblW w:w="0" w:type="auto"/>
        <w:jc w:val="center"/>
        <w:tblLook w:val="04A0" w:firstRow="1" w:lastRow="0" w:firstColumn="1" w:lastColumn="0" w:noHBand="0" w:noVBand="1"/>
      </w:tblPr>
      <w:tblGrid>
        <w:gridCol w:w="999"/>
        <w:gridCol w:w="1250"/>
        <w:gridCol w:w="1399"/>
        <w:gridCol w:w="1221"/>
      </w:tblGrid>
      <w:tr w:rsidR="00D90614" w:rsidRPr="002D70E4" w14:paraId="6655EA38" w14:textId="77777777" w:rsidTr="00234571">
        <w:trPr>
          <w:jc w:val="center"/>
        </w:trPr>
        <w:tc>
          <w:tcPr>
            <w:tcW w:w="869" w:type="dxa"/>
          </w:tcPr>
          <w:p w14:paraId="1D86773C" w14:textId="77777777" w:rsidR="00D90614" w:rsidRPr="002D70E4" w:rsidRDefault="00D90614" w:rsidP="00234571">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302" w:type="dxa"/>
          </w:tcPr>
          <w:p w14:paraId="4A98F88F"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420" w:type="dxa"/>
          </w:tcPr>
          <w:p w14:paraId="698475E4"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78" w:type="dxa"/>
          </w:tcPr>
          <w:p w14:paraId="19AB93E8"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D90614" w:rsidRPr="002D70E4" w14:paraId="196E832A" w14:textId="77777777" w:rsidTr="00234571">
        <w:trPr>
          <w:jc w:val="center"/>
        </w:trPr>
        <w:tc>
          <w:tcPr>
            <w:tcW w:w="869" w:type="dxa"/>
          </w:tcPr>
          <w:p w14:paraId="0907565D" w14:textId="77777777" w:rsidR="00D90614" w:rsidRPr="002D70E4" w:rsidRDefault="00D90614" w:rsidP="00234571">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302" w:type="dxa"/>
          </w:tcPr>
          <w:p w14:paraId="7988F676"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1664146A"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78" w:type="dxa"/>
          </w:tcPr>
          <w:p w14:paraId="186FF09D" w14:textId="77777777" w:rsidR="00D90614" w:rsidRPr="002D70E4" w:rsidRDefault="00D90614" w:rsidP="00234571">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3FAAAAB7" w14:textId="77777777"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xml:space="preserve">: Values used in </w:t>
      </w:r>
      <w:proofErr w:type="gramStart"/>
      <w:r w:rsidRPr="002D70E4">
        <w:rPr>
          <w:rFonts w:ascii="Times New Roman" w:hAnsi="Times New Roman" w:cs="Times New Roman"/>
        </w:rPr>
        <w:t>simulations</w:t>
      </w:r>
      <w:proofErr w:type="gramEnd"/>
    </w:p>
    <w:p w14:paraId="1163FAC3"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to see how the models behave with a large set of MEC servers. The group's </w:t>
      </w:r>
      <w:proofErr w:type="spellStart"/>
      <w:r w:rsidRPr="002D70E4">
        <w:rPr>
          <w:rFonts w:ascii="Times New Roman" w:hAnsi="Times New Roman" w:cs="Times New Roman"/>
          <w:color w:val="000000" w:themeColor="text1"/>
          <w:lang w:val="en-US"/>
        </w:rPr>
        <w:t>a</w:t>
      </w:r>
      <w:proofErr w:type="spellEnd"/>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xml:space="preserve"> below show a bar chart of the optimal values (red) compared with the loads on the MEC servers we achieved when offloaded (black). </w:t>
      </w:r>
      <w:proofErr w:type="gramStart"/>
      <w:r w:rsidRPr="002D70E4">
        <w:rPr>
          <w:rFonts w:ascii="Times New Roman" w:hAnsi="Times New Roman" w:cs="Times New Roman"/>
          <w:color w:val="000000" w:themeColor="text1"/>
          <w:lang w:val="en-US"/>
        </w:rPr>
        <w:t>Figures of group b,</w:t>
      </w:r>
      <w:proofErr w:type="gramEnd"/>
      <w:r w:rsidRPr="002D70E4">
        <w:rPr>
          <w:rFonts w:ascii="Times New Roman" w:hAnsi="Times New Roman" w:cs="Times New Roman"/>
          <w:color w:val="000000" w:themeColor="text1"/>
          <w:lang w:val="en-US"/>
        </w:rPr>
        <w:t xml:space="preserve"> show the difference in time instances of the Optimal points in time that we could have stopped, i.e. how far we were from the optimal stopping point in time. </w:t>
      </w:r>
    </w:p>
    <w:p w14:paraId="4397BADE"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used bar charts to display our result. In the group a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2EE8C10C" w14:textId="17F52C4B"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we can see, for the Random(P) model</w:t>
      </w:r>
      <w:r>
        <w:rPr>
          <w:rFonts w:ascii="Times New Roman" w:hAnsi="Times New Roman" w:cs="Times New Roman"/>
          <w:color w:val="000000" w:themeColor="text1"/>
          <w:lang w:val="en-US"/>
        </w:rPr>
        <w:t xml:space="preserve"> in Figure 7</w:t>
      </w:r>
      <w:r w:rsidR="004E2B08">
        <w:rPr>
          <w:rFonts w:ascii="Times New Roman" w:hAnsi="Times New Roman" w:cs="Times New Roman"/>
          <w:color w:val="000000" w:themeColor="text1"/>
          <w:lang w:val="en-US"/>
        </w:rPr>
        <w:t>a</w:t>
      </w:r>
      <w:r w:rsidRPr="002D70E4">
        <w:rPr>
          <w:rFonts w:ascii="Times New Roman" w:hAnsi="Times New Roman" w:cs="Times New Roman"/>
          <w:color w:val="000000" w:themeColor="text1"/>
          <w:lang w:val="en-US"/>
        </w:rPr>
        <w:t xml:space="preserve">,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probability that we hit the best server. Early or delayed stopping is not a good idea. </w:t>
      </w:r>
      <w:proofErr w:type="gramStart"/>
      <w:r w:rsidRPr="002D70E4">
        <w:rPr>
          <w:rFonts w:ascii="Times New Roman" w:hAnsi="Times New Roman" w:cs="Times New Roman"/>
          <w:color w:val="000000" w:themeColor="text1"/>
          <w:lang w:val="en-US"/>
        </w:rPr>
        <w:t>The  Figure</w:t>
      </w:r>
      <w:proofErr w:type="gramEnd"/>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7b </w:t>
      </w:r>
      <w:r w:rsidRPr="002D70E4">
        <w:rPr>
          <w:rFonts w:ascii="Times New Roman" w:hAnsi="Times New Roman" w:cs="Times New Roman"/>
          <w:color w:val="000000" w:themeColor="text1"/>
          <w:lang w:val="en-US"/>
        </w:rPr>
        <w:t>shows that our model's offset from the optimal stopping times is also significant, with most of the stopping times being far ahead of the optimal point.</w:t>
      </w:r>
    </w:p>
    <w:p w14:paraId="3242C081" w14:textId="77777777" w:rsidR="00D90614" w:rsidRPr="000219AD" w:rsidRDefault="00D90614" w:rsidP="00D90614">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394B12CD" wp14:editId="101D15F2">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45DFD1DB" w14:textId="77777777" w:rsidR="00D90614" w:rsidRPr="002D70E4" w:rsidRDefault="00D90614" w:rsidP="00D90614">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 xml:space="preserve">a: Random(P) load value/stop </w:t>
      </w:r>
      <w:proofErr w:type="gramStart"/>
      <w:r w:rsidRPr="002D70E4">
        <w:rPr>
          <w:rFonts w:ascii="Times New Roman" w:hAnsi="Times New Roman" w:cs="Times New Roman"/>
        </w:rPr>
        <w:t>chart</w:t>
      </w:r>
      <w:proofErr w:type="gramEnd"/>
    </w:p>
    <w:p w14:paraId="368292DB" w14:textId="77777777" w:rsidR="00D90614" w:rsidRPr="002D70E4" w:rsidRDefault="00D90614" w:rsidP="00D90614">
      <w:pPr>
        <w:keepNext/>
        <w:jc w:val="center"/>
        <w:rPr>
          <w:rFonts w:ascii="Times New Roman" w:hAnsi="Times New Roman" w:cs="Times New Roman"/>
        </w:rPr>
      </w:pPr>
      <w:r>
        <w:rPr>
          <w:noProof/>
        </w:rPr>
        <w:lastRenderedPageBreak/>
        <w:drawing>
          <wp:inline distT="0" distB="0" distL="0" distR="0" wp14:anchorId="46DFA5BA" wp14:editId="0CE5AEFC">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4A489C4C"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7b: Stop time instances (Random(P)) chart</w:t>
      </w:r>
    </w:p>
    <w:p w14:paraId="5EA0E70D" w14:textId="77777777" w:rsidR="00D90614" w:rsidRPr="00CA75FA" w:rsidRDefault="00D90614" w:rsidP="00D90614">
      <w:pPr>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Remark 2: </w:t>
      </w:r>
      <w:r w:rsidRPr="00CA75FA">
        <w:rPr>
          <w:rFonts w:ascii="Times New Roman" w:hAnsi="Times New Roman" w:cs="Times New Roman"/>
          <w:b/>
          <w:bCs/>
          <w:i/>
          <w:iCs/>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w:t>
      </w:r>
      <w:r w:rsidRPr="00CA75FA">
        <w:rPr>
          <w:rFonts w:ascii="Times New Roman" w:hAnsi="Times New Roman" w:cs="Times New Roman"/>
          <w:b/>
          <w:bCs/>
          <w:color w:val="000000" w:themeColor="text1"/>
          <w:lang w:val="en-US"/>
        </w:rPr>
        <w:t xml:space="preserve"> </w:t>
      </w:r>
    </w:p>
    <w:p w14:paraId="5DCCB696" w14:textId="5B6297FC" w:rsidR="00D90614" w:rsidRPr="00CA75FA" w:rsidRDefault="00D90614" w:rsidP="00D90614">
      <w:pPr>
        <w:jc w:val="both"/>
        <w:rPr>
          <w:rFonts w:ascii="Times New Roman" w:hAnsi="Times New Roman" w:cs="Times New Roman"/>
          <w:b/>
          <w:bCs/>
          <w:i/>
          <w:iCs/>
          <w:color w:val="000000" w:themeColor="text1"/>
          <w:lang w:val="en-US"/>
        </w:rPr>
      </w:pPr>
      <w:r w:rsidRPr="002D70E4">
        <w:rPr>
          <w:rFonts w:ascii="Times New Roman" w:hAnsi="Times New Roman" w:cs="Times New Roman"/>
          <w:color w:val="000000" w:themeColor="text1"/>
          <w:lang w:val="en-US"/>
        </w:rPr>
        <w:t xml:space="preserve">From Figure </w:t>
      </w:r>
      <w:r>
        <w:rPr>
          <w:rFonts w:ascii="Times New Roman" w:hAnsi="Times New Roman" w:cs="Times New Roman"/>
          <w:color w:val="000000" w:themeColor="text1"/>
          <w:lang w:val="en-US"/>
        </w:rPr>
        <w:t>8</w:t>
      </w:r>
      <w:r w:rsidRPr="002D70E4">
        <w:rPr>
          <w:rFonts w:ascii="Times New Roman" w:hAnsi="Times New Roman" w:cs="Times New Roman"/>
          <w:color w:val="000000" w:themeColor="text1"/>
          <w:lang w:val="en-US"/>
        </w:rPr>
        <w:t xml:space="preserve">a, we can see that the model can find the optimal server to offload most of the runs. The model is far from optimal in </w:t>
      </w:r>
      <w:r w:rsidRPr="00CA75FA">
        <w:rPr>
          <w:rFonts w:ascii="Times New Roman" w:hAnsi="Times New Roman" w:cs="Times New Roman"/>
          <w:i/>
          <w:iCs/>
          <w:color w:val="000000" w:themeColor="text1"/>
          <w:lang w:val="en-US"/>
        </w:rPr>
        <w:t>only</w:t>
      </w:r>
      <w:r w:rsidRPr="002D70E4">
        <w:rPr>
          <w:rFonts w:ascii="Times New Roman" w:hAnsi="Times New Roman" w:cs="Times New Roman"/>
          <w:color w:val="000000" w:themeColor="text1"/>
          <w:lang w:val="en-US"/>
        </w:rPr>
        <w:t xml:space="preserve"> 4 runs. The emptiness on the time instances graph confirms that we have found the optimal stopping time in most of the runs. Additionally,</w:t>
      </w:r>
      <w:r w:rsidR="004E2B08">
        <w:rPr>
          <w:rFonts w:ascii="Times New Roman" w:hAnsi="Times New Roman" w:cs="Times New Roman"/>
          <w:color w:val="000000" w:themeColor="text1"/>
          <w:lang w:val="en-US"/>
        </w:rPr>
        <w:t xml:space="preserve"> in Figure 8b,</w:t>
      </w:r>
      <w:r w:rsidRPr="002D70E4">
        <w:rPr>
          <w:rFonts w:ascii="Times New Roman" w:hAnsi="Times New Roman" w:cs="Times New Roman"/>
          <w:color w:val="000000" w:themeColor="text1"/>
          <w:lang w:val="en-US"/>
        </w:rPr>
        <w:t xml:space="preserve"> it is essential to mention that, even though the times achieved show that we have missed the optimal instance by a lot, the server we chose to offload is the next best server after the optimal. </w:t>
      </w:r>
      <w:r w:rsidRPr="00CA75FA">
        <w:rPr>
          <w:rFonts w:ascii="Times New Roman" w:hAnsi="Times New Roman" w:cs="Times New Roman"/>
          <w:b/>
          <w:bCs/>
          <w:i/>
          <w:iCs/>
          <w:color w:val="000000" w:themeColor="text1"/>
          <w:lang w:val="en-US"/>
        </w:rPr>
        <w:t>This proves the efficiency of our implemented Secretary Model.</w:t>
      </w:r>
    </w:p>
    <w:p w14:paraId="118582AB" w14:textId="77777777" w:rsidR="00D90614" w:rsidRPr="002D70E4" w:rsidRDefault="00D90614" w:rsidP="00D90614">
      <w:pPr>
        <w:jc w:val="both"/>
        <w:rPr>
          <w:rFonts w:ascii="Times New Roman" w:hAnsi="Times New Roman" w:cs="Times New Roman"/>
          <w:color w:val="000000" w:themeColor="text1"/>
          <w:lang w:val="en-US"/>
        </w:rPr>
      </w:pPr>
    </w:p>
    <w:p w14:paraId="49F29C5C" w14:textId="77777777" w:rsidR="00D90614" w:rsidRPr="002D70E4" w:rsidRDefault="00D90614" w:rsidP="00D90614">
      <w:pPr>
        <w:keepNext/>
        <w:jc w:val="center"/>
        <w:rPr>
          <w:rFonts w:ascii="Times New Roman" w:hAnsi="Times New Roman" w:cs="Times New Roman"/>
        </w:rPr>
      </w:pPr>
      <w:r>
        <w:rPr>
          <w:noProof/>
        </w:rPr>
        <w:drawing>
          <wp:inline distT="0" distB="0" distL="0" distR="0" wp14:anchorId="6276A7ED" wp14:editId="7D1519A4">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7B653EC6"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8a: Secretary load value/stop </w:t>
      </w:r>
      <w:proofErr w:type="gramStart"/>
      <w:r w:rsidRPr="002D70E4">
        <w:rPr>
          <w:rFonts w:ascii="Times New Roman" w:hAnsi="Times New Roman" w:cs="Times New Roman"/>
        </w:rPr>
        <w:t>chart</w:t>
      </w:r>
      <w:proofErr w:type="gramEnd"/>
    </w:p>
    <w:p w14:paraId="76262B76" w14:textId="77777777" w:rsidR="00D90614" w:rsidRPr="005F65EF" w:rsidRDefault="00D90614" w:rsidP="00D90614">
      <w:pPr>
        <w:keepNext/>
        <w:jc w:val="center"/>
        <w:rPr>
          <w:rFonts w:ascii="Times New Roman" w:hAnsi="Times New Roman" w:cs="Times New Roman"/>
          <w:lang w:val="en-US"/>
        </w:rPr>
      </w:pPr>
      <w:r>
        <w:rPr>
          <w:noProof/>
          <w:lang w:val="en-US"/>
        </w:rPr>
        <w:drawing>
          <wp:inline distT="0" distB="0" distL="0" distR="0" wp14:anchorId="2D85B405" wp14:editId="7D57FF00">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315E3FAF"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8b: Stop time instances (Secretary) </w:t>
      </w:r>
      <w:proofErr w:type="gramStart"/>
      <w:r w:rsidRPr="002D70E4">
        <w:rPr>
          <w:rFonts w:ascii="Times New Roman" w:hAnsi="Times New Roman" w:cs="Times New Roman"/>
        </w:rPr>
        <w:t>chart</w:t>
      </w:r>
      <w:proofErr w:type="gramEnd"/>
    </w:p>
    <w:p w14:paraId="07BDF31F"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w:t>
      </w:r>
      <w:proofErr w:type="spellStart"/>
      <w:r w:rsidRPr="002D70E4">
        <w:rPr>
          <w:rFonts w:ascii="Times New Roman" w:hAnsi="Times New Roman" w:cs="Times New Roman"/>
          <w:color w:val="000000" w:themeColor="text1"/>
          <w:lang w:val="en-US"/>
        </w:rPr>
        <w:t>r at</w:t>
      </w:r>
      <w:proofErr w:type="spellEnd"/>
      <w:r w:rsidRPr="002D70E4">
        <w:rPr>
          <w:rFonts w:ascii="Times New Roman" w:hAnsi="Times New Roman" w:cs="Times New Roman"/>
          <w:color w:val="000000" w:themeColor="text1"/>
          <w:lang w:val="en-US"/>
        </w:rPr>
        <w:t xml:space="preserve"> which our House Selling model performs better than the Secretary model. </w:t>
      </w:r>
    </w:p>
    <w:p w14:paraId="1D2497DF" w14:textId="342BAE91"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From the simulation results in Figure </w:t>
      </w:r>
      <w:r>
        <w:rPr>
          <w:rFonts w:ascii="Times New Roman" w:hAnsi="Times New Roman" w:cs="Times New Roman"/>
          <w:color w:val="000000" w:themeColor="text1"/>
          <w:lang w:val="en-US"/>
        </w:rPr>
        <w:t>9</w:t>
      </w:r>
      <w:r w:rsidRPr="002D70E4">
        <w:rPr>
          <w:rFonts w:ascii="Times New Roman" w:hAnsi="Times New Roman" w:cs="Times New Roman"/>
          <w:color w:val="000000" w:themeColor="text1"/>
          <w:lang w:val="en-US"/>
        </w:rPr>
        <w:t xml:space="preserve">a, we can see that our implemented model chooses the </w:t>
      </w:r>
      <w:r w:rsidRPr="00CA75FA">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or the </w:t>
      </w:r>
      <w:r w:rsidRPr="00CA75FA">
        <w:rPr>
          <w:rFonts w:ascii="Times New Roman" w:hAnsi="Times New Roman" w:cs="Times New Roman"/>
          <w:i/>
          <w:iCs/>
          <w:color w:val="000000" w:themeColor="text1"/>
          <w:lang w:val="en-US"/>
        </w:rPr>
        <w:t>second-best server</w:t>
      </w:r>
      <w:r w:rsidRPr="002D70E4">
        <w:rPr>
          <w:rFonts w:ascii="Times New Roman" w:hAnsi="Times New Roman" w:cs="Times New Roman"/>
          <w:color w:val="000000" w:themeColor="text1"/>
          <w:lang w:val="en-US"/>
        </w:rPr>
        <w:t xml:space="preserve"> to offload the runs' tasks. </w:t>
      </w:r>
      <w:r w:rsidRPr="00CA75FA">
        <w:rPr>
          <w:rFonts w:ascii="Times New Roman" w:hAnsi="Times New Roman" w:cs="Times New Roman"/>
          <w:b/>
          <w:bCs/>
          <w:i/>
          <w:iCs/>
          <w:color w:val="000000" w:themeColor="text1"/>
          <w:lang w:val="en-US"/>
        </w:rPr>
        <w:t>Our House Selling model solution is proven to be too close to the Optimal Solution</w:t>
      </w:r>
      <w:r w:rsidRPr="002D70E4">
        <w:rPr>
          <w:rFonts w:ascii="Times New Roman" w:hAnsi="Times New Roman" w:cs="Times New Roman"/>
          <w:color w:val="000000" w:themeColor="text1"/>
          <w:lang w:val="en-US"/>
        </w:rPr>
        <w:t>. Also, making r even smaller brings our model closer and closer to the Optimal Solution. The House Selling model outperforms the other two OST-based models by a lot.</w:t>
      </w:r>
    </w:p>
    <w:p w14:paraId="1FE314EA" w14:textId="77777777" w:rsidR="00D90614" w:rsidRPr="002D70E4" w:rsidRDefault="00D90614" w:rsidP="00D90614">
      <w:pPr>
        <w:jc w:val="both"/>
        <w:rPr>
          <w:rFonts w:ascii="Times New Roman" w:hAnsi="Times New Roman" w:cs="Times New Roman"/>
          <w:color w:val="000000" w:themeColor="text1"/>
          <w:lang w:val="en-US"/>
        </w:rPr>
      </w:pPr>
    </w:p>
    <w:p w14:paraId="65A612BF" w14:textId="77777777" w:rsidR="00D90614" w:rsidRPr="002D70E4" w:rsidRDefault="00D90614" w:rsidP="00D90614">
      <w:pPr>
        <w:keepNext/>
        <w:jc w:val="center"/>
        <w:rPr>
          <w:rFonts w:ascii="Times New Roman" w:hAnsi="Times New Roman" w:cs="Times New Roman"/>
        </w:rPr>
      </w:pPr>
      <w:r>
        <w:rPr>
          <w:noProof/>
        </w:rPr>
        <w:drawing>
          <wp:inline distT="0" distB="0" distL="0" distR="0" wp14:anchorId="33DEA560" wp14:editId="7F7B2FCF">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2F2A1D01"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9a: House Selling load value/stop </w:t>
      </w:r>
      <w:proofErr w:type="gramStart"/>
      <w:r w:rsidRPr="002D70E4">
        <w:rPr>
          <w:rFonts w:ascii="Times New Roman" w:hAnsi="Times New Roman" w:cs="Times New Roman"/>
        </w:rPr>
        <w:t>chart</w:t>
      </w:r>
      <w:proofErr w:type="gramEnd"/>
    </w:p>
    <w:p w14:paraId="7DA76D40" w14:textId="77777777" w:rsidR="00D90614" w:rsidRPr="007C1376" w:rsidRDefault="00D90614" w:rsidP="00D90614">
      <w:pPr>
        <w:keepNext/>
        <w:jc w:val="center"/>
        <w:rPr>
          <w:rFonts w:ascii="Times New Roman" w:hAnsi="Times New Roman" w:cs="Times New Roman"/>
          <w:lang w:val="en-US"/>
        </w:rPr>
      </w:pPr>
      <w:r>
        <w:rPr>
          <w:noProof/>
          <w:lang w:val="en-US"/>
        </w:rPr>
        <w:lastRenderedPageBreak/>
        <w:drawing>
          <wp:inline distT="0" distB="0" distL="0" distR="0" wp14:anchorId="33E61388" wp14:editId="1C8821A6">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444" cy="2794000"/>
                    </a:xfrm>
                    <a:prstGeom prst="rect">
                      <a:avLst/>
                    </a:prstGeom>
                    <a:noFill/>
                    <a:ln>
                      <a:noFill/>
                    </a:ln>
                  </pic:spPr>
                </pic:pic>
              </a:graphicData>
            </a:graphic>
          </wp:inline>
        </w:drawing>
      </w:r>
    </w:p>
    <w:p w14:paraId="1B1731CE" w14:textId="77777777" w:rsidR="00D90614" w:rsidRPr="002D70E4" w:rsidRDefault="00D90614" w:rsidP="00D90614">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9b: Stop time instances (House Selling) chart</w:t>
      </w:r>
    </w:p>
    <w:p w14:paraId="63DE618F" w14:textId="5DF2004F"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mentioned above, the way we developed our analysis tool, offers the user the option to change all the parameters N, </w:t>
      </w:r>
      <w:proofErr w:type="gramStart"/>
      <w:r w:rsidRPr="002D70E4">
        <w:rPr>
          <w:rFonts w:ascii="Times New Roman" w:hAnsi="Times New Roman" w:cs="Times New Roman"/>
          <w:color w:val="000000" w:themeColor="text1"/>
          <w:lang w:val="en-US"/>
        </w:rPr>
        <w:t>p</w:t>
      </w:r>
      <w:proofErr w:type="gramEnd"/>
      <w:r w:rsidRPr="002D70E4">
        <w:rPr>
          <w:rFonts w:ascii="Times New Roman" w:hAnsi="Times New Roman" w:cs="Times New Roman"/>
          <w:color w:val="000000" w:themeColor="text1"/>
          <w:lang w:val="en-US"/>
        </w:rPr>
        <w:t xml:space="preserve">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we put them together to compare against the Optimal Solution. In this experiment, we have calculated all models' averages for the load values each time we stopped and offloaded. Keeping N = 200 and r the same as we have set for the individual simulations, Figure</w:t>
      </w:r>
      <w:r w:rsidR="004E2B08">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10</w:t>
      </w:r>
      <w:r w:rsidR="004E2B08">
        <w:rPr>
          <w:rFonts w:ascii="Times New Roman" w:hAnsi="Times New Roman" w:cs="Times New Roman"/>
          <w:color w:val="000000" w:themeColor="text1"/>
          <w:lang w:val="en-US"/>
        </w:rPr>
        <w:t xml:space="preserve">&amp;11 </w:t>
      </w:r>
      <w:r w:rsidRPr="002D70E4">
        <w:rPr>
          <w:rFonts w:ascii="Times New Roman" w:hAnsi="Times New Roman" w:cs="Times New Roman"/>
          <w:color w:val="000000" w:themeColor="text1"/>
          <w:lang w:val="en-US"/>
        </w:rPr>
        <w:t xml:space="preserve">show the Optimal Solution average in green </w:t>
      </w:r>
      <w:proofErr w:type="spellStart"/>
      <w:r w:rsidRPr="002D70E4">
        <w:rPr>
          <w:rFonts w:ascii="Times New Roman" w:hAnsi="Times New Roman" w:cs="Times New Roman"/>
          <w:color w:val="000000" w:themeColor="text1"/>
          <w:lang w:val="en-US"/>
        </w:rPr>
        <w:t>colour</w:t>
      </w:r>
      <w:proofErr w:type="spellEnd"/>
      <w:r w:rsidRPr="002D70E4">
        <w:rPr>
          <w:rFonts w:ascii="Times New Roman" w:hAnsi="Times New Roman" w:cs="Times New Roman"/>
          <w:color w:val="000000" w:themeColor="text1"/>
          <w:lang w:val="en-US"/>
        </w:rPr>
        <w:t xml:space="preserve">, together with our models' average. </w:t>
      </w:r>
    </w:p>
    <w:p w14:paraId="65518DDA" w14:textId="5882E97D" w:rsidR="00D90614" w:rsidRPr="002D70E4" w:rsidRDefault="00D90614" w:rsidP="00D90614">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Remark 3: </w:t>
      </w:r>
      <w:r w:rsidRPr="002D70E4">
        <w:rPr>
          <w:rFonts w:ascii="Times New Roman" w:hAnsi="Times New Roman" w:cs="Times New Roman"/>
          <w:color w:val="000000" w:themeColor="text1"/>
          <w:lang w:val="en-US"/>
        </w:rPr>
        <w:t xml:space="preserve"> </w:t>
      </w:r>
      <w:r>
        <w:rPr>
          <w:rFonts w:ascii="Times New Roman" w:hAnsi="Times New Roman" w:cs="Times New Roman"/>
          <w:b/>
          <w:bCs/>
          <w:i/>
          <w:iCs/>
          <w:color w:val="000000" w:themeColor="text1"/>
          <w:lang w:val="en-US"/>
        </w:rPr>
        <w:t>F</w:t>
      </w:r>
      <w:r w:rsidRPr="00CA75FA">
        <w:rPr>
          <w:rFonts w:ascii="Times New Roman" w:hAnsi="Times New Roman" w:cs="Times New Roman"/>
          <w:b/>
          <w:bCs/>
          <w:i/>
          <w:iCs/>
          <w:color w:val="000000" w:themeColor="text1"/>
          <w:lang w:val="en-US"/>
        </w:rPr>
        <w:t>or the Random(P) model, we have used different values of</w:t>
      </w:r>
      <w:r>
        <w:rPr>
          <w:rFonts w:ascii="Times New Roman" w:hAnsi="Times New Roman" w:cs="Times New Roman"/>
          <w:b/>
          <w:bCs/>
          <w:i/>
          <w:iCs/>
          <w:color w:val="000000" w:themeColor="text1"/>
          <w:lang w:val="en-US"/>
        </w:rPr>
        <w:t xml:space="preserve"> P</w:t>
      </w:r>
      <w:r w:rsidRPr="00CA75FA">
        <w:rPr>
          <w:rFonts w:ascii="Times New Roman" w:hAnsi="Times New Roman" w:cs="Times New Roman"/>
          <w:b/>
          <w:bCs/>
          <w:i/>
          <w:iCs/>
          <w:color w:val="000000" w:themeColor="text1"/>
          <w:lang w:val="en-US"/>
        </w:rPr>
        <w:t xml:space="preserve"> to </w:t>
      </w:r>
      <w:proofErr w:type="gramStart"/>
      <w:r>
        <w:rPr>
          <w:rFonts w:ascii="Times New Roman" w:hAnsi="Times New Roman" w:cs="Times New Roman"/>
          <w:b/>
          <w:bCs/>
          <w:i/>
          <w:iCs/>
          <w:color w:val="000000" w:themeColor="text1"/>
          <w:lang w:val="en-US"/>
        </w:rPr>
        <w:t xml:space="preserve">examine </w:t>
      </w:r>
      <w:r w:rsidRPr="00CA75FA">
        <w:rPr>
          <w:rFonts w:ascii="Times New Roman" w:hAnsi="Times New Roman" w:cs="Times New Roman"/>
          <w:b/>
          <w:bCs/>
          <w:i/>
          <w:iCs/>
          <w:color w:val="000000" w:themeColor="text1"/>
          <w:lang w:val="en-US"/>
        </w:rPr>
        <w:t xml:space="preserve"> how</w:t>
      </w:r>
      <w:proofErr w:type="gramEnd"/>
      <w:r w:rsidRPr="00CA75FA">
        <w:rPr>
          <w:rFonts w:ascii="Times New Roman" w:hAnsi="Times New Roman" w:cs="Times New Roman"/>
          <w:b/>
          <w:bCs/>
          <w:i/>
          <w:iCs/>
          <w:color w:val="000000" w:themeColor="text1"/>
          <w:lang w:val="en-US"/>
        </w:rPr>
        <w:t xml:space="preserve"> </w:t>
      </w:r>
      <w:r>
        <w:rPr>
          <w:rFonts w:ascii="Times New Roman" w:hAnsi="Times New Roman" w:cs="Times New Roman"/>
          <w:b/>
          <w:bCs/>
          <w:i/>
          <w:iCs/>
          <w:color w:val="000000" w:themeColor="text1"/>
          <w:lang w:val="en-US"/>
        </w:rPr>
        <w:t xml:space="preserve">its </w:t>
      </w:r>
      <w:r w:rsidRPr="00CA75FA">
        <w:rPr>
          <w:rFonts w:ascii="Times New Roman" w:hAnsi="Times New Roman" w:cs="Times New Roman"/>
          <w:b/>
          <w:bCs/>
          <w:i/>
          <w:iCs/>
          <w:color w:val="000000" w:themeColor="text1"/>
          <w:lang w:val="en-US"/>
        </w:rPr>
        <w:t xml:space="preserve">performance varies compared to the Optimal. To illustrate which model is closest to the Optimal Solution, we have calculated the </w:t>
      </w:r>
      <w:r w:rsidRPr="00CA75FA">
        <w:rPr>
          <w:rFonts w:ascii="Times New Roman" w:hAnsi="Times New Roman" w:cs="Times New Roman"/>
          <w:b/>
          <w:bCs/>
          <w:i/>
          <w:iCs/>
          <w:color w:val="000000" w:themeColor="text1"/>
          <w:u w:val="single"/>
          <w:lang w:val="en-US"/>
        </w:rPr>
        <w:t>difference</w:t>
      </w:r>
      <w:r w:rsidRPr="00CA75FA">
        <w:rPr>
          <w:rFonts w:ascii="Times New Roman" w:hAnsi="Times New Roman" w:cs="Times New Roman"/>
          <w:b/>
          <w:bCs/>
          <w:i/>
          <w:iCs/>
          <w:color w:val="000000" w:themeColor="text1"/>
          <w:lang w:val="en-US"/>
        </w:rPr>
        <w:t xml:space="preserve"> between each models' and the optimal average </w:t>
      </w:r>
      <w:r>
        <w:rPr>
          <w:rFonts w:ascii="Times New Roman" w:hAnsi="Times New Roman" w:cs="Times New Roman"/>
          <w:b/>
          <w:bCs/>
          <w:i/>
          <w:iCs/>
          <w:color w:val="000000" w:themeColor="text1"/>
          <w:lang w:val="en-US"/>
        </w:rPr>
        <w:t xml:space="preserve">as shown in </w:t>
      </w:r>
      <w:r w:rsidRPr="00CA75FA">
        <w:rPr>
          <w:rFonts w:ascii="Times New Roman" w:hAnsi="Times New Roman" w:cs="Times New Roman"/>
          <w:b/>
          <w:bCs/>
          <w:i/>
          <w:iCs/>
          <w:color w:val="000000" w:themeColor="text1"/>
          <w:lang w:val="en-US"/>
        </w:rPr>
        <w:t>Figure 10</w:t>
      </w:r>
      <w:r w:rsidR="004E2B08">
        <w:rPr>
          <w:rFonts w:ascii="Times New Roman" w:hAnsi="Times New Roman" w:cs="Times New Roman"/>
          <w:b/>
          <w:bCs/>
          <w:i/>
          <w:iCs/>
          <w:color w:val="000000" w:themeColor="text1"/>
          <w:lang w:val="en-US"/>
        </w:rPr>
        <w:t>&amp;11</w:t>
      </w:r>
      <w:r w:rsidRPr="00CA75FA">
        <w:rPr>
          <w:rFonts w:ascii="Times New Roman" w:hAnsi="Times New Roman" w:cs="Times New Roman"/>
          <w:b/>
          <w:bCs/>
          <w:i/>
          <w:iCs/>
          <w:color w:val="000000" w:themeColor="text1"/>
          <w:lang w:val="en-US"/>
        </w:rPr>
        <w:t>.</w:t>
      </w:r>
    </w:p>
    <w:p w14:paraId="04BBDB69" w14:textId="77777777" w:rsidR="00D90614" w:rsidRPr="002D70E4" w:rsidRDefault="00D90614" w:rsidP="00D90614">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2D7F9D98" wp14:editId="13CDA437">
            <wp:extent cx="3162300" cy="290887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9" cy="3042059"/>
                    </a:xfrm>
                    <a:prstGeom prst="rect">
                      <a:avLst/>
                    </a:prstGeom>
                    <a:noFill/>
                    <a:ln>
                      <a:noFill/>
                    </a:ln>
                  </pic:spPr>
                </pic:pic>
              </a:graphicData>
            </a:graphic>
          </wp:inline>
        </w:drawing>
      </w:r>
    </w:p>
    <w:p w14:paraId="35DCFE3F" w14:textId="77777777" w:rsidR="00D90614" w:rsidRPr="002D70E4" w:rsidRDefault="00D90614" w:rsidP="00D90614">
      <w:pPr>
        <w:keepNext/>
        <w:jc w:val="center"/>
        <w:rPr>
          <w:rFonts w:ascii="Times New Roman" w:hAnsi="Times New Roman" w:cs="Times New Roman"/>
        </w:rPr>
      </w:pPr>
      <w:r>
        <w:rPr>
          <w:noProof/>
        </w:rPr>
        <w:drawing>
          <wp:inline distT="0" distB="0" distL="0" distR="0" wp14:anchorId="53219D35" wp14:editId="4B98E22E">
            <wp:extent cx="3040912" cy="3274469"/>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187" cy="3368447"/>
                    </a:xfrm>
                    <a:prstGeom prst="rect">
                      <a:avLst/>
                    </a:prstGeom>
                    <a:noFill/>
                    <a:ln>
                      <a:noFill/>
                    </a:ln>
                  </pic:spPr>
                </pic:pic>
              </a:graphicData>
            </a:graphic>
          </wp:inline>
        </w:drawing>
      </w:r>
    </w:p>
    <w:p w14:paraId="7A128C14" w14:textId="77777777" w:rsidR="00D90614" w:rsidRPr="00346BEC" w:rsidRDefault="00D90614" w:rsidP="00D90614">
      <w:pPr>
        <w:pStyle w:val="Caption"/>
        <w:jc w:val="center"/>
        <w:rPr>
          <w:rFonts w:ascii="Times New Roman" w:hAnsi="Times New Roman" w:cs="Times New Roman"/>
        </w:rPr>
      </w:pPr>
      <w:r w:rsidRPr="002D70E4">
        <w:rPr>
          <w:rFonts w:ascii="Times New Roman" w:hAnsi="Times New Roman" w:cs="Times New Roman"/>
        </w:rPr>
        <w:t xml:space="preserve">Figure </w:t>
      </w:r>
      <w:r>
        <w:rPr>
          <w:rFonts w:ascii="Times New Roman" w:hAnsi="Times New Roman" w:cs="Times New Roman"/>
        </w:rPr>
        <w:t>10</w:t>
      </w:r>
      <w:r w:rsidRPr="002D70E4">
        <w:rPr>
          <w:rFonts w:ascii="Times New Roman" w:hAnsi="Times New Roman" w:cs="Times New Roman"/>
        </w:rPr>
        <w:t xml:space="preserve"> &amp; </w:t>
      </w:r>
      <w:proofErr w:type="gramStart"/>
      <w:r w:rsidRPr="002D70E4">
        <w:rPr>
          <w:rFonts w:ascii="Times New Roman" w:hAnsi="Times New Roman" w:cs="Times New Roman"/>
        </w:rPr>
        <w:t>1</w:t>
      </w:r>
      <w:r>
        <w:rPr>
          <w:rFonts w:ascii="Times New Roman" w:hAnsi="Times New Roman" w:cs="Times New Roman"/>
        </w:rPr>
        <w:t>1</w:t>
      </w:r>
      <w:r w:rsidRPr="002D70E4">
        <w:rPr>
          <w:rFonts w:ascii="Times New Roman" w:hAnsi="Times New Roman" w:cs="Times New Roman"/>
        </w:rPr>
        <w:t>:Average</w:t>
      </w:r>
      <w:proofErr w:type="gramEnd"/>
      <w:r w:rsidRPr="002D70E4">
        <w:rPr>
          <w:rFonts w:ascii="Times New Roman" w:hAnsi="Times New Roman" w:cs="Times New Roman"/>
        </w:rPr>
        <w:t xml:space="preserve"> Mean load values of models Vs Optimal Solution</w:t>
      </w:r>
    </w:p>
    <w:p w14:paraId="3494C943" w14:textId="77777777" w:rsidR="00D9061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Interestingly, from the graph, we can see that when probability </w:t>
      </w:r>
      <w:r w:rsidRPr="00CA75FA">
        <w:rPr>
          <w:rFonts w:ascii="Times New Roman" w:hAnsi="Times New Roman" w:cs="Times New Roman"/>
          <w:color w:val="000000" w:themeColor="text1"/>
          <w:lang w:val="en-US"/>
        </w:rPr>
        <w:t>P</w:t>
      </w:r>
      <w:r>
        <w:rPr>
          <w:rFonts w:ascii="Times New Roman" w:hAnsi="Times New Roman" w:cs="Times New Roman"/>
          <w:i/>
          <w:iCs/>
          <w:color w:val="000000" w:themeColor="text1"/>
          <w:lang w:val="en-US"/>
        </w:rPr>
        <w:t xml:space="preserve"> </w:t>
      </w:r>
      <w:r w:rsidRPr="002D70E4">
        <w:rPr>
          <w:rFonts w:ascii="Times New Roman" w:hAnsi="Times New Roman" w:cs="Times New Roman"/>
          <w:color w:val="000000" w:themeColor="text1"/>
          <w:lang w:val="en-US"/>
        </w:rPr>
        <w:t xml:space="preserve">is set to 0.5, we have a better performance than lower values of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 xml:space="preserve">. However, since the Random(P) model relies on randomly generated numbers and a probability, the analysis will produce different results every time we run it. Overall, this Figure </w:t>
      </w:r>
      <w:r>
        <w:rPr>
          <w:rFonts w:ascii="Times New Roman" w:hAnsi="Times New Roman" w:cs="Times New Roman"/>
          <w:color w:val="000000" w:themeColor="text1"/>
          <w:lang w:val="en-US"/>
        </w:rPr>
        <w:t xml:space="preserve">suggests </w:t>
      </w:r>
      <w:r w:rsidRPr="002D70E4">
        <w:rPr>
          <w:rFonts w:ascii="Times New Roman" w:hAnsi="Times New Roman" w:cs="Times New Roman"/>
          <w:color w:val="000000" w:themeColor="text1"/>
          <w:lang w:val="en-US"/>
        </w:rPr>
        <w:t xml:space="preserve">that, at r=0.015 for server sequences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our implemented House Selling Model </w:t>
      </w:r>
      <w:r w:rsidRPr="00CA75FA">
        <w:rPr>
          <w:rFonts w:ascii="Times New Roman" w:hAnsi="Times New Roman" w:cs="Times New Roman"/>
          <w:i/>
          <w:iCs/>
          <w:color w:val="000000" w:themeColor="text1"/>
          <w:u w:val="single"/>
          <w:lang w:val="en-US"/>
        </w:rPr>
        <w:t>outperforms</w:t>
      </w:r>
      <w:r w:rsidRPr="002D70E4">
        <w:rPr>
          <w:rFonts w:ascii="Times New Roman" w:hAnsi="Times New Roman" w:cs="Times New Roman"/>
          <w:color w:val="000000" w:themeColor="text1"/>
          <w:lang w:val="en-US"/>
        </w:rPr>
        <w:t xml:space="preserve"> all other models with the Secretary model being the next best model.</w:t>
      </w:r>
      <w:r>
        <w:rPr>
          <w:rFonts w:ascii="Times New Roman" w:hAnsi="Times New Roman" w:cs="Times New Roman"/>
          <w:color w:val="000000" w:themeColor="text1"/>
          <w:lang w:val="en-US"/>
        </w:rPr>
        <w:t xml:space="preserve"> The 4</w:t>
      </w:r>
      <w:r w:rsidRPr="00346BEC">
        <w:rPr>
          <w:rFonts w:ascii="Times New Roman" w:hAnsi="Times New Roman" w:cs="Times New Roman"/>
          <w:color w:val="000000" w:themeColor="text1"/>
          <w:vertAlign w:val="superscript"/>
          <w:lang w:val="en-US"/>
        </w:rPr>
        <w:t>th</w:t>
      </w:r>
      <w:r>
        <w:rPr>
          <w:rFonts w:ascii="Times New Roman" w:hAnsi="Times New Roman" w:cs="Times New Roman"/>
          <w:color w:val="000000" w:themeColor="text1"/>
          <w:lang w:val="en-US"/>
        </w:rPr>
        <w:t xml:space="preserve"> column in the </w:t>
      </w:r>
      <w:proofErr w:type="spellStart"/>
      <w:r>
        <w:rPr>
          <w:rFonts w:ascii="Times New Roman" w:hAnsi="Times New Roman" w:cs="Times New Roman"/>
          <w:color w:val="000000" w:themeColor="text1"/>
          <w:lang w:val="en-US"/>
        </w:rPr>
        <w:t>dataframe</w:t>
      </w:r>
      <w:proofErr w:type="spellEnd"/>
      <w:r>
        <w:rPr>
          <w:rFonts w:ascii="Times New Roman" w:hAnsi="Times New Roman" w:cs="Times New Roman"/>
          <w:color w:val="000000" w:themeColor="text1"/>
          <w:lang w:val="en-US"/>
        </w:rPr>
        <w:t xml:space="preserve"> from Pandas in Figure 12 below shows the difference of all models from the Optimal.</w:t>
      </w:r>
    </w:p>
    <w:p w14:paraId="4AF9DBB1" w14:textId="77777777" w:rsidR="00D90614" w:rsidRDefault="00D90614" w:rsidP="00D90614">
      <w:pPr>
        <w:keepNext/>
        <w:jc w:val="both"/>
        <w:rPr>
          <w:ins w:id="0" w:author="Odysseas Polycarpou (student)" w:date="2021-02-28T21:20:00Z"/>
        </w:rPr>
      </w:pPr>
      <w:r>
        <w:rPr>
          <w:noProof/>
        </w:rPr>
        <w:drawing>
          <wp:inline distT="0" distB="0" distL="0" distR="0" wp14:anchorId="4329D614" wp14:editId="37068F2A">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6E6DF2A9" w14:textId="77777777" w:rsidR="00D90614" w:rsidRPr="00D77290" w:rsidRDefault="00D90614" w:rsidP="00D90614">
      <w:pPr>
        <w:pStyle w:val="Caption"/>
        <w:jc w:val="both"/>
      </w:pPr>
      <w:r>
        <w:t xml:space="preserve">Figure 12: </w:t>
      </w:r>
      <w:proofErr w:type="spellStart"/>
      <w:r>
        <w:t>Dataframe</w:t>
      </w:r>
      <w:proofErr w:type="spellEnd"/>
      <w:r>
        <w:t xml:space="preserve"> with Optimal Solutions vs all models </w:t>
      </w:r>
      <w:proofErr w:type="gramStart"/>
      <w:r>
        <w:t>average</w:t>
      </w:r>
      <w:proofErr w:type="gramEnd"/>
    </w:p>
    <w:p w14:paraId="0B0323AD" w14:textId="77777777" w:rsidR="00D90614" w:rsidRPr="002D70E4" w:rsidRDefault="00D90614" w:rsidP="00D90614">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 </w:t>
      </w:r>
      <w:r>
        <w:rPr>
          <w:rFonts w:ascii="Times New Roman" w:hAnsi="Times New Roman" w:cs="Times New Roman"/>
          <w:color w:val="000000" w:themeColor="text1"/>
          <w:lang w:val="en-US"/>
        </w:rPr>
        <w:t>F</w:t>
      </w:r>
      <w:r w:rsidRPr="002D70E4">
        <w:rPr>
          <w:rFonts w:ascii="Times New Roman" w:hAnsi="Times New Roman" w:cs="Times New Roman"/>
          <w:color w:val="000000" w:themeColor="text1"/>
          <w:lang w:val="en-US"/>
        </w:rPr>
        <w:t>actor</w:t>
      </w:r>
    </w:p>
    <w:p w14:paraId="127C5514" w14:textId="77777777" w:rsidR="00D90614" w:rsidRPr="002D70E4" w:rsidRDefault="00D90614" w:rsidP="00D90614">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implemented models. Since our tool gives the user the ability to change the parameter values of N and r, we compared different r </w:t>
      </w:r>
      <w:r>
        <w:rPr>
          <w:rFonts w:ascii="Times New Roman" w:hAnsi="Times New Roman" w:cs="Times New Roman"/>
          <w:color w:val="000000" w:themeColor="text1"/>
          <w:lang w:val="en-US"/>
        </w:rPr>
        <w:t>factor values (</w:t>
      </w:r>
      <w:r w:rsidRPr="002D70E4">
        <w:rPr>
          <w:rFonts w:ascii="Times New Roman" w:hAnsi="Times New Roman" w:cs="Times New Roman"/>
          <w:color w:val="000000" w:themeColor="text1"/>
          <w:lang w:val="en-US"/>
        </w:rPr>
        <w:t>combined values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Thus, after examining, we discovered that </w:t>
      </w:r>
      <w:r w:rsidRPr="002D70E4">
        <w:rPr>
          <w:rFonts w:ascii="Times New Roman" w:hAnsi="Times New Roman" w:cs="Times New Roman"/>
          <w:color w:val="000000" w:themeColor="text1"/>
          <w:lang w:val="en-US"/>
        </w:rPr>
        <w:lastRenderedPageBreak/>
        <w:t>the threshold values of r factor for each chunk are</w:t>
      </w:r>
      <w:r>
        <w:rPr>
          <w:rFonts w:ascii="Times New Roman" w:hAnsi="Times New Roman" w:cs="Times New Roman"/>
          <w:color w:val="000000" w:themeColor="text1"/>
          <w:lang w:val="en-US"/>
        </w:rPr>
        <w:t xml:space="preserve"> shown in Table 2.</w:t>
      </w:r>
    </w:p>
    <w:tbl>
      <w:tblPr>
        <w:tblStyle w:val="TableGrid"/>
        <w:tblW w:w="4957" w:type="dxa"/>
        <w:tblLook w:val="04A0" w:firstRow="1" w:lastRow="0" w:firstColumn="1" w:lastColumn="0" w:noHBand="0" w:noVBand="1"/>
      </w:tblPr>
      <w:tblGrid>
        <w:gridCol w:w="1122"/>
        <w:gridCol w:w="1376"/>
        <w:gridCol w:w="998"/>
        <w:gridCol w:w="1461"/>
      </w:tblGrid>
      <w:tr w:rsidR="00D90614" w:rsidRPr="002D70E4" w14:paraId="3C0DA965" w14:textId="77777777" w:rsidTr="00234571">
        <w:tc>
          <w:tcPr>
            <w:tcW w:w="1127" w:type="dxa"/>
          </w:tcPr>
          <w:p w14:paraId="46D8A0B4"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tcPr>
          <w:p w14:paraId="7F99FB51"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tcPr>
          <w:p w14:paraId="514B6223"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tcPr>
          <w:p w14:paraId="5400C18A" w14:textId="77777777" w:rsidR="00D90614" w:rsidRPr="002D70E4" w:rsidRDefault="00D90614" w:rsidP="00234571">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D90614" w:rsidRPr="002D70E4" w14:paraId="04F6D6E1" w14:textId="77777777" w:rsidTr="00234571">
        <w:tc>
          <w:tcPr>
            <w:tcW w:w="1127" w:type="dxa"/>
          </w:tcPr>
          <w:p w14:paraId="73284E7F"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6C5850ED"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1325786E"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1F89CFD5"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D90614" w:rsidRPr="002D70E4" w14:paraId="6896937B" w14:textId="77777777" w:rsidTr="00234571">
        <w:tc>
          <w:tcPr>
            <w:tcW w:w="1127" w:type="dxa"/>
          </w:tcPr>
          <w:p w14:paraId="0C9E2792"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2A60B780"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5B6C6A76"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693D1D36"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D90614" w:rsidRPr="002D70E4" w14:paraId="06D0F3F7" w14:textId="77777777" w:rsidTr="00234571">
        <w:tc>
          <w:tcPr>
            <w:tcW w:w="1127" w:type="dxa"/>
          </w:tcPr>
          <w:p w14:paraId="73A4C0FA"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28C3B39"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28C8ABB0"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356F3855"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D90614" w:rsidRPr="002D70E4" w14:paraId="611E60DF" w14:textId="77777777" w:rsidTr="00234571">
        <w:tc>
          <w:tcPr>
            <w:tcW w:w="1127" w:type="dxa"/>
          </w:tcPr>
          <w:p w14:paraId="192C1177"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4AA6C7B0"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7B479362" w14:textId="77777777" w:rsidR="00D90614" w:rsidRPr="002D70E4" w:rsidRDefault="00D90614" w:rsidP="00234571">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03EE1EC0" w14:textId="77777777" w:rsidR="00D90614" w:rsidRPr="002D70E4" w:rsidRDefault="00D90614" w:rsidP="00234571">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657742E5" w14:textId="77777777" w:rsidR="00D90614" w:rsidRPr="002D70E4" w:rsidRDefault="00D90614" w:rsidP="00D90614">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2B4E3D02" w14:textId="77777777" w:rsidR="00D90614" w:rsidRPr="002D70E4" w:rsidRDefault="00D90614" w:rsidP="00D90614">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73874C31" w14:textId="77777777" w:rsidR="00D90614" w:rsidRDefault="00D90614" w:rsidP="00D90614">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Pr>
          <w:rFonts w:ascii="Times New Roman" w:hAnsi="Times New Roman" w:cs="Times New Roman"/>
          <w:color w:val="000000" w:themeColor="text1"/>
          <w:lang w:val="en-US"/>
        </w:rPr>
        <w:t xml:space="preserve">experiment with load-aware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t>
      </w:r>
      <w:r w:rsidRPr="00CA75FA">
        <w:rPr>
          <w:rFonts w:ascii="Times New Roman" w:hAnsi="Times New Roman" w:cs="Times New Roman"/>
          <w:i/>
          <w:iCs/>
          <w:color w:val="000000" w:themeColor="text1"/>
          <w:lang w:val="en-US"/>
        </w:rPr>
        <w:t>when</w:t>
      </w:r>
      <w:r w:rsidRPr="002D70E4">
        <w:rPr>
          <w:rFonts w:ascii="Times New Roman" w:hAnsi="Times New Roman" w:cs="Times New Roman"/>
          <w:color w:val="000000" w:themeColor="text1"/>
          <w:lang w:val="en-US"/>
        </w:rPr>
        <w:t xml:space="preserve"> and on </w:t>
      </w:r>
      <w:r w:rsidRPr="00CA75FA">
        <w:rPr>
          <w:rFonts w:ascii="Times New Roman" w:hAnsi="Times New Roman" w:cs="Times New Roman"/>
          <w:i/>
          <w:iCs/>
          <w:color w:val="000000" w:themeColor="text1"/>
          <w:lang w:val="en-US"/>
        </w:rPr>
        <w:t>which</w:t>
      </w:r>
      <w:r w:rsidRPr="002D70E4">
        <w:rPr>
          <w:rFonts w:ascii="Times New Roman" w:hAnsi="Times New Roman" w:cs="Times New Roman"/>
          <w:color w:val="000000" w:themeColor="text1"/>
          <w:lang w:val="en-US"/>
        </w:rPr>
        <w:t xml:space="preserve"> server to offload the tasks considering the current load on each MEC server. Our implemented models can use this information to determine when </w:t>
      </w:r>
      <w:proofErr w:type="gramStart"/>
      <w:r w:rsidRPr="002D70E4">
        <w:rPr>
          <w:rFonts w:ascii="Times New Roman" w:hAnsi="Times New Roman" w:cs="Times New Roman"/>
          <w:color w:val="000000" w:themeColor="text1"/>
          <w:lang w:val="en-US"/>
        </w:rPr>
        <w:t>is the best time</w:t>
      </w:r>
      <w:proofErr w:type="gramEnd"/>
      <w:r w:rsidRPr="002D70E4">
        <w:rPr>
          <w:rFonts w:ascii="Times New Roman" w:hAnsi="Times New Roman" w:cs="Times New Roman"/>
          <w:color w:val="000000" w:themeColor="text1"/>
          <w:lang w:val="en-US"/>
        </w:rPr>
        <w:t xml:space="preserve"> to offload tasks and which server. The three models were compared </w:t>
      </w:r>
      <w:r w:rsidRPr="00CA75FA">
        <w:rPr>
          <w:rFonts w:ascii="Times New Roman" w:hAnsi="Times New Roman" w:cs="Times New Roman"/>
          <w:i/>
          <w:iCs/>
          <w:color w:val="000000" w:themeColor="text1"/>
          <w:lang w:val="en-US"/>
        </w:rPr>
        <w:t>against</w:t>
      </w:r>
      <w:r w:rsidRPr="002D70E4">
        <w:rPr>
          <w:rFonts w:ascii="Times New Roman" w:hAnsi="Times New Roman" w:cs="Times New Roman"/>
          <w:color w:val="000000" w:themeColor="text1"/>
          <w:lang w:val="en-US"/>
        </w:rPr>
        <w:t xml:space="preserve"> the </w:t>
      </w:r>
      <w:r w:rsidRPr="00087719">
        <w:rPr>
          <w:rFonts w:ascii="Times New Roman" w:hAnsi="Times New Roman" w:cs="Times New Roman"/>
          <w:lang w:val="en-US"/>
        </w:rPr>
        <w:t>Optimal Solution in our performance assessment with the House Selling Model being the best and the Secretary Model coming next.</w:t>
      </w:r>
      <w:r>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Pr>
          <w:rFonts w:ascii="Times New Roman" w:hAnsi="Times New Roman" w:cs="Times New Roman"/>
          <w:lang w:val="en-US"/>
        </w:rPr>
        <w:t xml:space="preserve"> For each chunk size the optimal value of r differs. We examine all cases to find these optimal </w:t>
      </w:r>
      <w:proofErr w:type="gramStart"/>
      <w:r>
        <w:rPr>
          <w:rFonts w:ascii="Times New Roman" w:hAnsi="Times New Roman" w:cs="Times New Roman"/>
          <w:lang w:val="en-US"/>
        </w:rPr>
        <w:t>values</w:t>
      </w:r>
      <w:proofErr w:type="gramEnd"/>
      <w:r>
        <w:rPr>
          <w:rFonts w:ascii="Times New Roman" w:hAnsi="Times New Roman" w:cs="Times New Roman"/>
          <w:lang w:val="en-US"/>
        </w:rPr>
        <w:t xml:space="preserve"> so we know which is the threshold perform better than the Secretary model. </w:t>
      </w:r>
      <w:r w:rsidRPr="00087719">
        <w:rPr>
          <w:rFonts w:ascii="Times New Roman" w:hAnsi="Times New Roman" w:cs="Times New Roman"/>
          <w:lang w:val="en-US"/>
        </w:rPr>
        <w:t xml:space="preserve"> </w:t>
      </w:r>
    </w:p>
    <w:p w14:paraId="2882E52B" w14:textId="77777777" w:rsidR="00D90614" w:rsidRPr="007C1376" w:rsidRDefault="00D90614" w:rsidP="00D90614">
      <w:pPr>
        <w:jc w:val="both"/>
        <w:rPr>
          <w:rFonts w:ascii="Times New Roman" w:hAnsi="Times New Roman" w:cs="Times New Roman"/>
          <w:lang w:val="en-US"/>
        </w:rPr>
      </w:pPr>
      <w:r>
        <w:rPr>
          <w:rFonts w:ascii="Times New Roman" w:hAnsi="Times New Roman" w:cs="Times New Roman"/>
          <w:lang w:val="en-US"/>
        </w:rPr>
        <w:t>In our future research agenda, w</w:t>
      </w:r>
      <w:r w:rsidRPr="00087719">
        <w:rPr>
          <w:rFonts w:ascii="Times New Roman" w:hAnsi="Times New Roman" w:cs="Times New Roman"/>
          <w:lang w:val="en-US"/>
        </w:rPr>
        <w:t xml:space="preserve">e </w:t>
      </w:r>
      <w:r>
        <w:rPr>
          <w:rFonts w:ascii="Times New Roman" w:hAnsi="Times New Roman" w:cs="Times New Roman"/>
          <w:lang w:val="en-US"/>
        </w:rPr>
        <w:t xml:space="preserve">plan to investigate and </w:t>
      </w:r>
      <w:r w:rsidRPr="00087719">
        <w:rPr>
          <w:rFonts w:ascii="Times New Roman" w:hAnsi="Times New Roman" w:cs="Times New Roman"/>
          <w:lang w:val="en-US"/>
        </w:rPr>
        <w:t>further to extend and evolve this model to look in network conditions and other parameters</w:t>
      </w:r>
      <w:r>
        <w:rPr>
          <w:rFonts w:ascii="Times New Roman" w:hAnsi="Times New Roman" w:cs="Times New Roman"/>
          <w:lang w:val="en-US"/>
        </w:rPr>
        <w:t xml:space="preserve"> e.g., experimenting with the degree at which data turn obsolete and </w:t>
      </w:r>
      <w:proofErr w:type="spellStart"/>
      <w:r>
        <w:rPr>
          <w:rFonts w:ascii="Times New Roman" w:hAnsi="Times New Roman" w:cs="Times New Roman"/>
          <w:lang w:val="en-US"/>
        </w:rPr>
        <w:t>othger</w:t>
      </w:r>
      <w:proofErr w:type="spellEnd"/>
      <w:r>
        <w:rPr>
          <w:rFonts w:ascii="Times New Roman" w:hAnsi="Times New Roman" w:cs="Times New Roman"/>
          <w:lang w:val="en-US"/>
        </w:rPr>
        <w:t xml:space="preserve"> contextual parameters to depart from the load-aware model to the context-aware task-offloading model.</w:t>
      </w:r>
    </w:p>
    <w:p w14:paraId="409E75B8" w14:textId="7126F4ED" w:rsidR="00D90614" w:rsidRPr="002260DB" w:rsidRDefault="002260DB" w:rsidP="002260DB">
      <w:pPr>
        <w:pStyle w:val="Subtitle"/>
        <w:rPr>
          <w:rFonts w:ascii="Times New Roman" w:hAnsi="Times New Roman" w:cs="Times New Roman"/>
          <w:color w:val="auto"/>
        </w:rPr>
      </w:pPr>
      <w:r w:rsidRPr="002260DB">
        <w:rPr>
          <w:rFonts w:ascii="Times New Roman" w:hAnsi="Times New Roman" w:cs="Times New Roman"/>
          <w:color w:val="auto"/>
        </w:rPr>
        <w:t>Notation Table</w:t>
      </w:r>
    </w:p>
    <w:tbl>
      <w:tblPr>
        <w:tblStyle w:val="TableGrid"/>
        <w:tblW w:w="0" w:type="auto"/>
        <w:tblLook w:val="04A0" w:firstRow="1" w:lastRow="0" w:firstColumn="1" w:lastColumn="0" w:noHBand="0" w:noVBand="1"/>
      </w:tblPr>
      <w:tblGrid>
        <w:gridCol w:w="1292"/>
        <w:gridCol w:w="3577"/>
      </w:tblGrid>
      <w:tr w:rsidR="00D90614" w14:paraId="5EEFA7A8" w14:textId="77777777" w:rsidTr="00234571">
        <w:trPr>
          <w:trHeight w:val="344"/>
        </w:trPr>
        <w:tc>
          <w:tcPr>
            <w:tcW w:w="1292" w:type="dxa"/>
          </w:tcPr>
          <w:p w14:paraId="1A16D82E"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7970295C"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D90614" w14:paraId="08FC55A7" w14:textId="77777777" w:rsidTr="00234571">
        <w:trPr>
          <w:trHeight w:val="420"/>
        </w:trPr>
        <w:tc>
          <w:tcPr>
            <w:tcW w:w="1292" w:type="dxa"/>
          </w:tcPr>
          <w:p w14:paraId="2AFFADFA"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2DC21069" w14:textId="77777777" w:rsidR="00D90614" w:rsidRDefault="00D90614" w:rsidP="00234571">
            <w:pPr>
              <w:jc w:val="both"/>
              <w:rPr>
                <w:rFonts w:ascii="Times New Roman" w:hAnsi="Times New Roman" w:cs="Times New Roman"/>
                <w:lang w:val="en-US"/>
              </w:rPr>
            </w:pPr>
            <w:proofErr w:type="spellStart"/>
            <w:r>
              <w:rPr>
                <w:rFonts w:ascii="Times New Roman" w:hAnsi="Times New Roman" w:cs="Times New Roman"/>
                <w:lang w:val="en-US"/>
              </w:rPr>
              <w:t>Potbability</w:t>
            </w:r>
            <w:proofErr w:type="spellEnd"/>
            <w:r>
              <w:rPr>
                <w:rFonts w:ascii="Times New Roman" w:hAnsi="Times New Roman" w:cs="Times New Roman"/>
                <w:lang w:val="en-US"/>
              </w:rPr>
              <w:t xml:space="preserve"> set for Random (P) problem</w:t>
            </w:r>
          </w:p>
        </w:tc>
      </w:tr>
      <w:tr w:rsidR="00D90614" w14:paraId="427FCD52" w14:textId="77777777" w:rsidTr="00234571">
        <w:trPr>
          <w:trHeight w:val="420"/>
        </w:trPr>
        <w:tc>
          <w:tcPr>
            <w:tcW w:w="1292" w:type="dxa"/>
          </w:tcPr>
          <w:p w14:paraId="536EA269"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56597F91"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D90614" w14:paraId="1B961C30" w14:textId="77777777" w:rsidTr="00234571">
        <w:trPr>
          <w:trHeight w:val="420"/>
        </w:trPr>
        <w:tc>
          <w:tcPr>
            <w:tcW w:w="1292" w:type="dxa"/>
          </w:tcPr>
          <w:p w14:paraId="3BF48EFE" w14:textId="77777777" w:rsidR="00D90614" w:rsidRPr="00121377" w:rsidRDefault="00D90614" w:rsidP="00234571">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301E75B3"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D90614" w14:paraId="5F91A115" w14:textId="77777777" w:rsidTr="00234571">
        <w:trPr>
          <w:trHeight w:val="420"/>
        </w:trPr>
        <w:tc>
          <w:tcPr>
            <w:tcW w:w="1292" w:type="dxa"/>
          </w:tcPr>
          <w:p w14:paraId="68C40DD7" w14:textId="77777777" w:rsidR="00D90614" w:rsidRDefault="00D90614" w:rsidP="00234571">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4453D7FB"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Minimum value in the sample</w:t>
            </w:r>
          </w:p>
        </w:tc>
      </w:tr>
      <w:tr w:rsidR="00D90614" w14:paraId="27F6BEA0" w14:textId="77777777" w:rsidTr="00234571">
        <w:tc>
          <w:tcPr>
            <w:tcW w:w="1292" w:type="dxa"/>
          </w:tcPr>
          <w:p w14:paraId="70DD87DB" w14:textId="77777777" w:rsidR="00D90614" w:rsidRPr="00121377" w:rsidRDefault="00D90614" w:rsidP="00234571">
            <w:pPr>
              <w:jc w:val="center"/>
              <w:rPr>
                <w:rFonts w:ascii="Times New Roman" w:hAnsi="Times New Roman" w:cs="Times New Roman"/>
                <w:b/>
                <w:bCs/>
                <w:lang w:val="en-US"/>
              </w:rPr>
            </w:pPr>
            <w:r w:rsidRPr="00121377">
              <w:rPr>
                <w:rFonts w:ascii="Times New Roman" w:hAnsi="Times New Roman" w:cs="Times New Roman"/>
                <w:b/>
                <w:bCs/>
                <w:lang w:val="en-US"/>
              </w:rPr>
              <w:t>R</w:t>
            </w:r>
            <w:r>
              <w:rPr>
                <w:rFonts w:ascii="Times New Roman" w:hAnsi="Times New Roman" w:cs="Times New Roman"/>
                <w:b/>
                <w:bCs/>
                <w:lang w:val="en-US"/>
              </w:rPr>
              <w:t xml:space="preserve"> </w:t>
            </w:r>
          </w:p>
        </w:tc>
        <w:tc>
          <w:tcPr>
            <w:tcW w:w="3577" w:type="dxa"/>
          </w:tcPr>
          <w:p w14:paraId="7DB1C59B"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D90614" w14:paraId="04F7142D" w14:textId="77777777" w:rsidTr="00234571">
        <w:trPr>
          <w:trHeight w:val="314"/>
        </w:trPr>
        <w:tc>
          <w:tcPr>
            <w:tcW w:w="1292" w:type="dxa"/>
          </w:tcPr>
          <w:p w14:paraId="3FFBC895" w14:textId="77777777" w:rsidR="00D90614" w:rsidRPr="00121377" w:rsidRDefault="00D90614" w:rsidP="00234571">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394AC868"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D90614" w14:paraId="4DCB8061" w14:textId="77777777" w:rsidTr="00234571">
        <w:trPr>
          <w:trHeight w:val="314"/>
        </w:trPr>
        <w:tc>
          <w:tcPr>
            <w:tcW w:w="1292" w:type="dxa"/>
          </w:tcPr>
          <w:p w14:paraId="15CDC663" w14:textId="77777777" w:rsidR="00D90614" w:rsidRPr="00393201" w:rsidRDefault="00D90614" w:rsidP="00234571">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124074BF"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D90614" w14:paraId="4705FFAB" w14:textId="77777777" w:rsidTr="00234571">
        <w:trPr>
          <w:trHeight w:val="314"/>
        </w:trPr>
        <w:tc>
          <w:tcPr>
            <w:tcW w:w="1292" w:type="dxa"/>
          </w:tcPr>
          <w:p w14:paraId="1308DD89" w14:textId="77777777" w:rsidR="00D90614" w:rsidRPr="00393201" w:rsidRDefault="00D90614" w:rsidP="00234571">
            <w:pPr>
              <w:jc w:val="center"/>
              <w:rPr>
                <w:rFonts w:ascii="Times New Roman" w:hAnsi="Times New Roman" w:cs="Times New Roman"/>
                <w:b/>
                <w:bCs/>
                <w:lang w:val="en-US"/>
              </w:rPr>
            </w:pPr>
            <w:proofErr w:type="spellStart"/>
            <w:r>
              <w:rPr>
                <w:rFonts w:ascii="Times New Roman" w:hAnsi="Times New Roman" w:cs="Times New Roman"/>
                <w:b/>
                <w:bCs/>
                <w:lang w:val="en-US"/>
              </w:rPr>
              <w:t>y</w:t>
            </w:r>
            <w:r w:rsidRPr="00393201">
              <w:rPr>
                <w:rFonts w:ascii="Times New Roman" w:hAnsi="Times New Roman" w:cs="Times New Roman"/>
                <w:b/>
                <w:bCs/>
                <w:vertAlign w:val="subscript"/>
                <w:lang w:val="en-US"/>
              </w:rPr>
              <w:t>k</w:t>
            </w:r>
            <w:proofErr w:type="spellEnd"/>
          </w:p>
        </w:tc>
        <w:tc>
          <w:tcPr>
            <w:tcW w:w="3577" w:type="dxa"/>
          </w:tcPr>
          <w:p w14:paraId="56279182"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Reward from HS (11)</w:t>
            </w:r>
          </w:p>
        </w:tc>
      </w:tr>
      <w:tr w:rsidR="00D90614" w14:paraId="01618773" w14:textId="77777777" w:rsidTr="00234571">
        <w:trPr>
          <w:trHeight w:val="314"/>
        </w:trPr>
        <w:tc>
          <w:tcPr>
            <w:tcW w:w="1292" w:type="dxa"/>
          </w:tcPr>
          <w:p w14:paraId="4C2E1BFC" w14:textId="77777777" w:rsidR="00D90614" w:rsidRPr="00393201" w:rsidRDefault="00D90614" w:rsidP="00234571">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1FF47CB9"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Availability values for HS</w:t>
            </w:r>
          </w:p>
        </w:tc>
      </w:tr>
      <w:tr w:rsidR="00D90614" w14:paraId="39541277" w14:textId="77777777" w:rsidTr="00234571">
        <w:trPr>
          <w:trHeight w:val="314"/>
        </w:trPr>
        <w:tc>
          <w:tcPr>
            <w:tcW w:w="1292" w:type="dxa"/>
          </w:tcPr>
          <w:p w14:paraId="1595E9C6" w14:textId="77777777" w:rsidR="00D90614" w:rsidRPr="00393201" w:rsidRDefault="00D90614" w:rsidP="00234571">
            <w:pPr>
              <w:jc w:val="center"/>
              <w:rPr>
                <w:rFonts w:ascii="Times New Roman" w:hAnsi="Times New Roman" w:cs="Times New Roman"/>
                <w:b/>
                <w:bCs/>
              </w:rPr>
            </w:pPr>
            <w:proofErr w:type="spellStart"/>
            <w:r>
              <w:rPr>
                <w:rFonts w:ascii="Times New Roman" w:hAnsi="Times New Roman" w:cs="Times New Roman"/>
                <w:b/>
                <w:bCs/>
                <w:lang w:val="en-US"/>
              </w:rPr>
              <w:t>s</w:t>
            </w:r>
            <w:r>
              <w:rPr>
                <w:rFonts w:ascii="Times New Roman" w:hAnsi="Times New Roman" w:cs="Times New Roman"/>
                <w:b/>
                <w:bCs/>
                <w:vertAlign w:val="subscript"/>
                <w:lang w:val="en-US"/>
              </w:rPr>
              <w:t>k</w:t>
            </w:r>
            <w:proofErr w:type="spellEnd"/>
          </w:p>
        </w:tc>
        <w:tc>
          <w:tcPr>
            <w:tcW w:w="3577" w:type="dxa"/>
          </w:tcPr>
          <w:p w14:paraId="3335FDBD"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D90614" w14:paraId="188986F5" w14:textId="77777777" w:rsidTr="00234571">
        <w:trPr>
          <w:trHeight w:val="314"/>
        </w:trPr>
        <w:tc>
          <w:tcPr>
            <w:tcW w:w="1292" w:type="dxa"/>
          </w:tcPr>
          <w:p w14:paraId="69553668" w14:textId="77777777" w:rsidR="00D90614" w:rsidRPr="00393201" w:rsidRDefault="00D90614" w:rsidP="00234571">
            <w:pPr>
              <w:jc w:val="center"/>
              <w:rPr>
                <w:rFonts w:ascii="Times New Roman" w:hAnsi="Times New Roman" w:cs="Times New Roman"/>
                <w:b/>
                <w:bCs/>
                <w:vertAlign w:val="subscript"/>
              </w:rPr>
            </w:pPr>
            <w:proofErr w:type="spellStart"/>
            <w:r>
              <w:rPr>
                <w:rFonts w:ascii="Times New Roman" w:hAnsi="Times New Roman" w:cs="Times New Roman"/>
                <w:b/>
                <w:bCs/>
              </w:rPr>
              <w:t>a</w:t>
            </w:r>
            <w:r>
              <w:rPr>
                <w:rFonts w:ascii="Times New Roman" w:hAnsi="Times New Roman" w:cs="Times New Roman"/>
                <w:b/>
                <w:bCs/>
                <w:vertAlign w:val="subscript"/>
              </w:rPr>
              <w:t>k</w:t>
            </w:r>
            <w:proofErr w:type="spellEnd"/>
          </w:p>
        </w:tc>
        <w:tc>
          <w:tcPr>
            <w:tcW w:w="3577" w:type="dxa"/>
          </w:tcPr>
          <w:p w14:paraId="05152DC5" w14:textId="77777777" w:rsidR="00D90614" w:rsidRDefault="00D90614" w:rsidP="00234571">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1"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6F0B14CE" w14:textId="77777777" w:rsidR="00D90614" w:rsidRPr="00F37205" w:rsidRDefault="00D90614" w:rsidP="00D90614">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172A1EB2"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"On the Optimality of Task Offloading in Mobile Edge Computing Environments," 2019 IEEE Global Communications Conference (GLOBECOM), Waikoloa, HI, USA, 2019,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10.1109/GLOBECOM38437.2019.9014081</w:t>
              </w:r>
            </w:p>
            <w:p w14:paraId="45E84FE1" w14:textId="77777777" w:rsidR="00D90614" w:rsidRPr="00087719"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Alghamdi, Ibrahim; Anagnostopoulos, Christos; P. </w:t>
              </w:r>
              <w:proofErr w:type="spellStart"/>
              <w:r w:rsidRPr="00121377">
                <w:rPr>
                  <w:rFonts w:ascii="Times New Roman" w:hAnsi="Times New Roman" w:cs="Times New Roman"/>
                </w:rPr>
                <w:t>Pezaros</w:t>
              </w:r>
              <w:proofErr w:type="spellEnd"/>
              <w:r w:rsidRPr="00121377">
                <w:rPr>
                  <w:rFonts w:ascii="Times New Roman" w:hAnsi="Times New Roman" w:cs="Times New Roman"/>
                </w:rPr>
                <w:t xml:space="preserve">, </w:t>
              </w:r>
              <w:proofErr w:type="spellStart"/>
              <w:r w:rsidRPr="00121377">
                <w:rPr>
                  <w:rFonts w:ascii="Times New Roman" w:hAnsi="Times New Roman" w:cs="Times New Roman"/>
                </w:rPr>
                <w:t>Dimitrios</w:t>
              </w:r>
              <w:proofErr w:type="spellEnd"/>
              <w:r w:rsidRPr="00121377">
                <w:rPr>
                  <w:rFonts w:ascii="Times New Roman" w:hAnsi="Times New Roman" w:cs="Times New Roman"/>
                </w:rPr>
                <w:t>.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7C4D53EF" w14:textId="77777777" w:rsidR="00D90614" w:rsidRPr="00087719" w:rsidRDefault="00D90614" w:rsidP="00D90614">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Kolomvatsos</w:t>
              </w:r>
              <w:proofErr w:type="spellEnd"/>
              <w:r w:rsidRPr="00121377">
                <w:rPr>
                  <w:rFonts w:ascii="Times New Roman" w:hAnsi="Times New Roman" w:cs="Times New Roman"/>
                </w:rPr>
                <w:t>,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3D99F8ED"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 Hekmati, P. </w:t>
              </w:r>
              <w:proofErr w:type="spellStart"/>
              <w:r w:rsidRPr="00087719">
                <w:rPr>
                  <w:rFonts w:ascii="Times New Roman" w:hAnsi="Times New Roman" w:cs="Times New Roman"/>
                </w:rPr>
                <w:t>Teymoori</w:t>
              </w:r>
              <w:proofErr w:type="spellEnd"/>
              <w:r w:rsidRPr="00087719">
                <w:rPr>
                  <w:rFonts w:ascii="Times New Roman" w:hAnsi="Times New Roman" w:cs="Times New Roman"/>
                </w:rPr>
                <w:t xml:space="preserve">, T. D. Todd, D. Zhao and G. </w:t>
              </w:r>
              <w:proofErr w:type="spellStart"/>
              <w:r w:rsidRPr="00087719">
                <w:rPr>
                  <w:rFonts w:ascii="Times New Roman" w:hAnsi="Times New Roman" w:cs="Times New Roman"/>
                </w:rPr>
                <w:t>Karakostasy</w:t>
              </w:r>
              <w:proofErr w:type="spellEnd"/>
              <w:r w:rsidRPr="00087719">
                <w:rPr>
                  <w:rFonts w:ascii="Times New Roman" w:hAnsi="Times New Roman" w:cs="Times New Roman"/>
                </w:rPr>
                <w:t xml:space="preserve">, "Optimal Multi-Decision Mobile Computation Offloading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Hard Task Deadlines," 2019 IEEE Symposium on Computers and Communications (ISCC), Barcelona, Spain,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10.1109/ISCC47284.2019.8969696.</w:t>
              </w:r>
            </w:p>
            <w:p w14:paraId="56EF74BD"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Bertsekas.Dynamic</w:t>
              </w:r>
              <w:proofErr w:type="spellEnd"/>
              <w:r w:rsidRPr="00087719">
                <w:rPr>
                  <w:rFonts w:ascii="Times New Roman" w:hAnsi="Times New Roman" w:cs="Times New Roman"/>
                </w:rPr>
                <w:t xml:space="preserve"> Programming and </w:t>
              </w:r>
              <w:proofErr w:type="spellStart"/>
              <w:r w:rsidRPr="00087719">
                <w:rPr>
                  <w:rFonts w:ascii="Times New Roman" w:hAnsi="Times New Roman" w:cs="Times New Roman"/>
                </w:rPr>
                <w:t>OptimalControl</w:t>
              </w:r>
              <w:proofErr w:type="spellEnd"/>
              <w:r w:rsidRPr="00087719">
                <w:rPr>
                  <w:rFonts w:ascii="Times New Roman" w:hAnsi="Times New Roman" w:cs="Times New Roman"/>
                </w:rPr>
                <w:t>. Athena Scientific, 2017.</w:t>
              </w:r>
            </w:p>
            <w:p w14:paraId="3B5E4BEE"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Yan, S. Bi, Y. J. Zhang and M. Tao, "Optimal Task Offloading and Resource Allocation in Mobile-Edge Computing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Inter-User Task Dependency," in IEEE Transactions on Wireless Communications, vol. 19, no. 1, pp. 235-250, Jan.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10.1109/TWC.2019.2943563.</w:t>
              </w:r>
            </w:p>
            <w:p w14:paraId="2B93B810"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I. 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"Time-Optimized Task Offloading Decision Making in Mobile Edge Computing," 2019 Wireless Days (WD), Manchester, United Kingdom,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10.1109/WD.2019.8734210.</w:t>
              </w:r>
            </w:p>
            <w:p w14:paraId="5D09060B"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Callegaro</w:t>
              </w:r>
              <w:proofErr w:type="spellEnd"/>
              <w:r w:rsidRPr="00087719">
                <w:rPr>
                  <w:rFonts w:ascii="Times New Roman" w:hAnsi="Times New Roman" w:cs="Times New Roman"/>
                </w:rPr>
                <w:t xml:space="preserve"> and M. </w:t>
              </w:r>
              <w:proofErr w:type="spellStart"/>
              <w:r w:rsidRPr="00087719">
                <w:rPr>
                  <w:rFonts w:ascii="Times New Roman" w:hAnsi="Times New Roman" w:cs="Times New Roman"/>
                </w:rPr>
                <w:t>Levorato</w:t>
              </w:r>
              <w:proofErr w:type="spellEnd"/>
              <w:r w:rsidRPr="00087719">
                <w:rPr>
                  <w:rFonts w:ascii="Times New Roman" w:hAnsi="Times New Roman" w:cs="Times New Roman"/>
                </w:rPr>
                <w:t xml:space="preserve">, "Optimal Computation Offloading in Edge-Assisted UAV Systems," 2018 IEEE Global Communications Conference </w:t>
              </w:r>
              <w:r w:rsidRPr="00087719">
                <w:rPr>
                  <w:rFonts w:ascii="Times New Roman" w:hAnsi="Times New Roman" w:cs="Times New Roman"/>
                </w:rPr>
                <w:lastRenderedPageBreak/>
                <w:t xml:space="preserve">(GLOBECOM), Abu Dhabi, United Arab Emirates, 2018,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10.1109/GLOCOM.2018.8648099.</w:t>
              </w:r>
            </w:p>
            <w:p w14:paraId="3E39B1BB"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Zhang and K. B. </w:t>
              </w:r>
              <w:proofErr w:type="spellStart"/>
              <w:r w:rsidRPr="00087719">
                <w:rPr>
                  <w:rFonts w:ascii="Times New Roman" w:hAnsi="Times New Roman" w:cs="Times New Roman"/>
                </w:rPr>
                <w:t>Letaief</w:t>
              </w:r>
              <w:proofErr w:type="spellEnd"/>
              <w:r w:rsidRPr="00087719">
                <w:rPr>
                  <w:rFonts w:ascii="Times New Roman" w:hAnsi="Times New Roman" w:cs="Times New Roman"/>
                </w:rPr>
                <w:t xml:space="preserve">, "Mobile Edge Intelligence and Computing for the Internet of Vehicles," in Proceedings of the IEEE, vol. 108, no. 2, pp. 246-261, Feb.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10.1109/JPROC.2019.2947490.</w:t>
              </w:r>
            </w:p>
            <w:p w14:paraId="466435B0" w14:textId="77777777" w:rsidR="00D90614" w:rsidRPr="00121377" w:rsidRDefault="00D90614" w:rsidP="00D90614">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 (n.d.). </w:t>
              </w: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/nab. Retrieved February 11, 2021, from </w:t>
              </w:r>
              <w:proofErr w:type="gramStart"/>
              <w:r w:rsidRPr="00121377">
                <w:rPr>
                  <w:rFonts w:ascii="Times New Roman" w:hAnsi="Times New Roman" w:cs="Times New Roman"/>
                </w:rPr>
                <w:t>https://github.com/numenta/NAB/tree/master/data/realAWSCloudwatch</w:t>
              </w:r>
              <w:proofErr w:type="gramEnd"/>
            </w:p>
            <w:p w14:paraId="0D6C8A37" w14:textId="77777777" w:rsidR="00D90614" w:rsidRPr="00121377"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Knowing when to stop. (2018, March 05). Retrieved February 11, 2021, from </w:t>
              </w:r>
              <w:proofErr w:type="gramStart"/>
              <w:r w:rsidRPr="00121377">
                <w:rPr>
                  <w:rFonts w:ascii="Times New Roman" w:hAnsi="Times New Roman" w:cs="Times New Roman"/>
                </w:rPr>
                <w:t>https://www.americanscientist.org/article/knowing-when-to-stop</w:t>
              </w:r>
              <w:proofErr w:type="gramEnd"/>
            </w:p>
            <w:p w14:paraId="17FF1B54" w14:textId="77777777" w:rsidR="00D90614" w:rsidRPr="00087719" w:rsidRDefault="00D90614" w:rsidP="00D90614">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30C81399" w14:textId="77777777" w:rsidR="00D90614" w:rsidRPr="00121377"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Python time series Analysis Tutorial. (n.d.). Retrieved February 11, 2021, from </w:t>
              </w:r>
              <w:proofErr w:type="gramStart"/>
              <w:r w:rsidRPr="00121377">
                <w:rPr>
                  <w:rFonts w:ascii="Times New Roman" w:hAnsi="Times New Roman" w:cs="Times New Roman"/>
                </w:rPr>
                <w:t>https://www.datacamp.com/community/tutorials/time-series-analysis-tutorial</w:t>
              </w:r>
              <w:proofErr w:type="gramEnd"/>
            </w:p>
            <w:p w14:paraId="06A4A343" w14:textId="77777777" w:rsidR="00D90614" w:rsidRPr="00121377" w:rsidRDefault="00D90614" w:rsidP="00D90614">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Rs.io. (n.d.). Retrieved February 12, 2021, from </w:t>
              </w:r>
              <w:proofErr w:type="gramStart"/>
              <w:r w:rsidRPr="00121377">
                <w:rPr>
                  <w:rFonts w:ascii="Times New Roman" w:hAnsi="Times New Roman" w:cs="Times New Roman"/>
                </w:rPr>
                <w:t>https://rs.io/the-secretary-problem-explained-dating/</w:t>
              </w:r>
              <w:proofErr w:type="gramEnd"/>
            </w:p>
            <w:p w14:paraId="7517EA2C" w14:textId="77777777" w:rsidR="00D90614" w:rsidRPr="00087719" w:rsidRDefault="002260DB" w:rsidP="00D90614">
              <w:pPr>
                <w:pStyle w:val="ListParagraph"/>
                <w:numPr>
                  <w:ilvl w:val="0"/>
                  <w:numId w:val="9"/>
                </w:numPr>
                <w:jc w:val="both"/>
                <w:rPr>
                  <w:rFonts w:ascii="Times New Roman" w:hAnsi="Times New Roman" w:cs="Times New Roman"/>
                </w:rPr>
              </w:pPr>
              <w:hyperlink r:id="rId32" w:history="1">
                <w:r w:rsidR="00D90614" w:rsidRPr="00121377">
                  <w:t>https://github.com/podyssea/Optimal-Stopping-Theory-Models</w:t>
                </w:r>
              </w:hyperlink>
            </w:p>
            <w:p w14:paraId="317F99F7" w14:textId="77777777" w:rsidR="00D90614" w:rsidRPr="00210D99" w:rsidRDefault="00D90614" w:rsidP="00D90614">
              <w:pPr>
                <w:pStyle w:val="ListParagraph"/>
                <w:numPr>
                  <w:ilvl w:val="0"/>
                  <w:numId w:val="9"/>
                </w:numPr>
                <w:jc w:val="both"/>
              </w:pPr>
              <w:proofErr w:type="spellStart"/>
              <w:r w:rsidRPr="00121377">
                <w:rPr>
                  <w:rFonts w:ascii="Times New Roman" w:hAnsi="Times New Roman" w:cs="Times New Roman"/>
                </w:rPr>
                <w:t>Duso</w:t>
              </w:r>
              <w:proofErr w:type="spellEnd"/>
              <w:r w:rsidRPr="00121377">
                <w:rPr>
                  <w:rFonts w:ascii="Times New Roman" w:hAnsi="Times New Roman" w:cs="Times New Roman"/>
                </w:rPr>
                <w:t xml:space="preserve">, L. (2020, September 10). Math-based decision making: The secretary problem. Retrieved February 12, 2021, from </w:t>
              </w:r>
              <w:hyperlink r:id="rId33" w:history="1">
                <w:r w:rsidRPr="00121377">
                  <w:t>https://medium.com/cantors-paradise/math-based</w:t>
                </w:r>
                <w:bookmarkEnd w:id="1"/>
                <w:r w:rsidRPr="00121377">
                  <w:t>-decision-making-the-secretary-problem-a30e301d8489</w:t>
                </w:r>
              </w:hyperlink>
            </w:p>
          </w:sdtContent>
        </w:sdt>
      </w:sdtContent>
    </w:sdt>
    <w:p w14:paraId="07425580" w14:textId="77777777" w:rsidR="00D90614" w:rsidRDefault="00D90614" w:rsidP="00D90614">
      <w:pPr>
        <w:pStyle w:val="Heading1"/>
        <w:rPr>
          <w:rFonts w:ascii="Times New Roman" w:hAnsi="Times New Roman" w:cs="Times New Roman"/>
          <w:color w:val="auto"/>
        </w:rPr>
      </w:pPr>
      <w:r w:rsidRPr="00210D99">
        <w:rPr>
          <w:rFonts w:ascii="Times New Roman" w:hAnsi="Times New Roman" w:cs="Times New Roman"/>
          <w:color w:val="auto"/>
        </w:rPr>
        <w:t xml:space="preserve">Appendix </w:t>
      </w:r>
      <w:r>
        <w:rPr>
          <w:rFonts w:ascii="Times New Roman" w:hAnsi="Times New Roman" w:cs="Times New Roman"/>
          <w:color w:val="auto"/>
        </w:rPr>
        <w:t>(</w:t>
      </w:r>
      <w:proofErr w:type="spellStart"/>
      <w:r>
        <w:rPr>
          <w:rFonts w:ascii="Times New Roman" w:hAnsi="Times New Roman" w:cs="Times New Roman"/>
          <w:color w:val="auto"/>
        </w:rPr>
        <w:t>Implemeted</w:t>
      </w:r>
      <w:proofErr w:type="spellEnd"/>
      <w:r>
        <w:rPr>
          <w:rFonts w:ascii="Times New Roman" w:hAnsi="Times New Roman" w:cs="Times New Roman"/>
          <w:color w:val="auto"/>
        </w:rPr>
        <w:t xml:space="preserve"> Functions)</w:t>
      </w:r>
    </w:p>
    <w:tbl>
      <w:tblPr>
        <w:tblStyle w:val="TableGrid"/>
        <w:tblW w:w="5240" w:type="dxa"/>
        <w:tblLayout w:type="fixed"/>
        <w:tblLook w:val="04A0" w:firstRow="1" w:lastRow="0" w:firstColumn="1" w:lastColumn="0" w:noHBand="0" w:noVBand="1"/>
      </w:tblPr>
      <w:tblGrid>
        <w:gridCol w:w="3397"/>
        <w:gridCol w:w="1843"/>
      </w:tblGrid>
      <w:tr w:rsidR="00D90614" w14:paraId="2AA7F9C8" w14:textId="77777777" w:rsidTr="00234571">
        <w:tc>
          <w:tcPr>
            <w:tcW w:w="3397" w:type="dxa"/>
          </w:tcPr>
          <w:p w14:paraId="16D6CEE4" w14:textId="77777777" w:rsidR="00D90614" w:rsidRDefault="00D90614" w:rsidP="00234571">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random_prob_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843" w:type="dxa"/>
          </w:tcPr>
          <w:p w14:paraId="49CBCDEE"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D90614" w14:paraId="5AFC8B38" w14:textId="77777777" w:rsidTr="00234571">
        <w:tc>
          <w:tcPr>
            <w:tcW w:w="3397" w:type="dxa"/>
          </w:tcPr>
          <w:p w14:paraId="09262ABA"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1841D679" w14:textId="77777777" w:rsidR="00D90614" w:rsidRDefault="00D90614" w:rsidP="00234571"/>
        </w:tc>
        <w:tc>
          <w:tcPr>
            <w:tcW w:w="1843" w:type="dxa"/>
          </w:tcPr>
          <w:p w14:paraId="30CD9C93"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D90614" w14:paraId="6481F856" w14:textId="77777777" w:rsidTr="00234571">
        <w:tc>
          <w:tcPr>
            <w:tcW w:w="3397" w:type="dxa"/>
          </w:tcPr>
          <w:p w14:paraId="2575B8B0" w14:textId="77777777" w:rsidR="00D90614" w:rsidRDefault="00D90614" w:rsidP="00234571">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843" w:type="dxa"/>
          </w:tcPr>
          <w:p w14:paraId="303B0D82"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D90614" w14:paraId="48CDABE0" w14:textId="77777777" w:rsidTr="00234571">
        <w:tc>
          <w:tcPr>
            <w:tcW w:w="3397" w:type="dxa"/>
          </w:tcPr>
          <w:p w14:paraId="6920D95A"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randomP_simulation_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chunk_func</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2C3F30EE" w14:textId="77777777" w:rsidR="00D90614" w:rsidRDefault="00D90614" w:rsidP="00234571"/>
        </w:tc>
        <w:tc>
          <w:tcPr>
            <w:tcW w:w="1843" w:type="dxa"/>
          </w:tcPr>
          <w:p w14:paraId="0F44EF22"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random_prob_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6296A891"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D90614" w14:paraId="22453EE7" w14:textId="77777777" w:rsidTr="00234571">
        <w:tc>
          <w:tcPr>
            <w:tcW w:w="3397" w:type="dxa"/>
          </w:tcPr>
          <w:p w14:paraId="15478B1E"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secretary_simulation_run</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74B0B019" w14:textId="77777777" w:rsidR="00D90614" w:rsidRDefault="00D90614" w:rsidP="00234571"/>
        </w:tc>
        <w:tc>
          <w:tcPr>
            <w:tcW w:w="1843" w:type="dxa"/>
          </w:tcPr>
          <w:p w14:paraId="3960A3BF"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secretary_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4B76A92F"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D90614" w14:paraId="0E1CCF65" w14:textId="77777777" w:rsidTr="00234571">
        <w:tc>
          <w:tcPr>
            <w:tcW w:w="3397" w:type="dxa"/>
          </w:tcPr>
          <w:p w14:paraId="558ADAB1"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4AF489AC" w14:textId="77777777" w:rsidR="00D90614" w:rsidRDefault="00D90614" w:rsidP="00234571"/>
        </w:tc>
        <w:tc>
          <w:tcPr>
            <w:tcW w:w="1843" w:type="dxa"/>
          </w:tcPr>
          <w:p w14:paraId="22526F5E"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house_selling_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4F87217E"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D90614" w14:paraId="5A1E165B" w14:textId="77777777" w:rsidTr="00234571">
        <w:tc>
          <w:tcPr>
            <w:tcW w:w="3397" w:type="dxa"/>
          </w:tcPr>
          <w:p w14:paraId="024D0965"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avg_loads_by_</w:t>
            </w:r>
            <w:proofErr w:type="gramStart"/>
            <w:r w:rsidRPr="00D33445">
              <w:rPr>
                <w:rFonts w:ascii="Courier New" w:hAnsi="Courier New" w:cs="Courier New"/>
                <w:color w:val="FF00FF"/>
                <w:sz w:val="14"/>
                <w:szCs w:val="14"/>
                <w:highlight w:val="white"/>
              </w:rPr>
              <w:t>stop</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rpb_model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house_selling_model</w:t>
            </w:r>
            <w:proofErr w:type="spellEnd"/>
            <w:r w:rsidRPr="00D33445">
              <w:rPr>
                <w:rFonts w:ascii="Courier New" w:hAnsi="Courier New" w:cs="Courier New"/>
                <w:b/>
                <w:bCs/>
                <w:color w:val="000080"/>
                <w:sz w:val="14"/>
                <w:szCs w:val="14"/>
                <w:highlight w:val="white"/>
              </w:rPr>
              <w:t>)</w:t>
            </w:r>
          </w:p>
          <w:p w14:paraId="606E27E7" w14:textId="77777777" w:rsidR="00D90614" w:rsidRDefault="00D90614" w:rsidP="00234571"/>
        </w:tc>
        <w:tc>
          <w:tcPr>
            <w:tcW w:w="1843" w:type="dxa"/>
          </w:tcPr>
          <w:p w14:paraId="7CFDBC4E" w14:textId="77777777" w:rsidR="00D90614" w:rsidRPr="00D33445"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2D2E090E"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w:t>
            </w:r>
            <w:proofErr w:type="spellStart"/>
            <w:r w:rsidRPr="00D33445">
              <w:rPr>
                <w:rFonts w:ascii="Courier New" w:hAnsi="Courier New" w:cs="Courier New"/>
                <w:color w:val="008000"/>
                <w:sz w:val="14"/>
                <w:szCs w:val="14"/>
                <w:highlight w:val="white"/>
              </w:rPr>
              <w:t>grap</w:t>
            </w:r>
            <w:proofErr w:type="spellEnd"/>
          </w:p>
        </w:tc>
      </w:tr>
      <w:tr w:rsidR="00D90614" w14:paraId="6E276CE0" w14:textId="77777777" w:rsidTr="00234571">
        <w:tc>
          <w:tcPr>
            <w:tcW w:w="3397" w:type="dxa"/>
          </w:tcPr>
          <w:p w14:paraId="4F4C8AB5" w14:textId="77777777" w:rsidR="00D90614" w:rsidRPr="00D33445" w:rsidRDefault="00D90614" w:rsidP="00234571">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gramStart"/>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roofErr w:type="gramEnd"/>
            <w:r w:rsidRPr="00D33445">
              <w:rPr>
                <w:rFonts w:ascii="Courier New" w:hAnsi="Courier New" w:cs="Courier New"/>
                <w:b/>
                <w:bCs/>
                <w:color w:val="000080"/>
                <w:sz w:val="14"/>
                <w:szCs w:val="14"/>
                <w:highlight w:val="white"/>
              </w:rPr>
              <w:t>)</w:t>
            </w:r>
          </w:p>
          <w:p w14:paraId="46721FF0" w14:textId="77777777" w:rsidR="00D90614" w:rsidRDefault="00D90614" w:rsidP="00234571"/>
        </w:tc>
        <w:tc>
          <w:tcPr>
            <w:tcW w:w="1843" w:type="dxa"/>
          </w:tcPr>
          <w:p w14:paraId="23402064" w14:textId="77777777" w:rsidR="00D90614" w:rsidRPr="00F54EF0" w:rsidRDefault="00D90614" w:rsidP="00234571">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7988B153" w14:textId="77777777" w:rsidR="00D90614" w:rsidRPr="00210D99" w:rsidRDefault="00D90614" w:rsidP="00D90614"/>
    <w:p w14:paraId="0C07C959" w14:textId="77777777" w:rsidR="00D90614" w:rsidRPr="00A1493D" w:rsidRDefault="00D90614" w:rsidP="00D90614"/>
    <w:p w14:paraId="60224E84" w14:textId="02D9F51A" w:rsidR="001A1721" w:rsidRPr="00D90614" w:rsidRDefault="001A1721" w:rsidP="00D90614"/>
    <w:sectPr w:rsidR="001A1721" w:rsidRPr="00D90614"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dysseas Polycarpou (student)">
    <w15:presenceInfo w15:providerId="None" w15:userId="Odysseas Polycarpou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Mq4FAA3GHrY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52C9C"/>
    <w:rsid w:val="00156EB5"/>
    <w:rsid w:val="001827A5"/>
    <w:rsid w:val="001A1721"/>
    <w:rsid w:val="001B3351"/>
    <w:rsid w:val="001C6621"/>
    <w:rsid w:val="001D1730"/>
    <w:rsid w:val="00201F1B"/>
    <w:rsid w:val="0020603C"/>
    <w:rsid w:val="002260DB"/>
    <w:rsid w:val="00246FD8"/>
    <w:rsid w:val="002512F1"/>
    <w:rsid w:val="00255569"/>
    <w:rsid w:val="00287EBA"/>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85D6B"/>
    <w:rsid w:val="00486FA6"/>
    <w:rsid w:val="00495A3F"/>
    <w:rsid w:val="004C0A8D"/>
    <w:rsid w:val="004E2B08"/>
    <w:rsid w:val="0051159E"/>
    <w:rsid w:val="00531707"/>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84D72"/>
    <w:rsid w:val="00D90614"/>
    <w:rsid w:val="00DB113B"/>
    <w:rsid w:val="00DC55BE"/>
    <w:rsid w:val="00E1049F"/>
    <w:rsid w:val="00E257C8"/>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614"/>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 w:type="paragraph" w:styleId="Subtitle">
    <w:name w:val="Subtitle"/>
    <w:basedOn w:val="Normal"/>
    <w:next w:val="Normal"/>
    <w:link w:val="SubtitleChar"/>
    <w:uiPriority w:val="11"/>
    <w:qFormat/>
    <w:rsid w:val="002260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60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microsoft.com/office/2011/relationships/people" Target="peop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1204-4518-9C65-424D0BB6AB05}"/>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15</Pages>
  <Words>7985</Words>
  <Characters>45517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Odysseas Polycarpou</dc:creator>
  <cp:lastModifiedBy>Odysseas Polycarpou (student)</cp:lastModifiedBy>
  <cp:revision>44</cp:revision>
  <cp:lastPrinted>2021-02-12T13:15:00Z</cp:lastPrinted>
  <dcterms:created xsi:type="dcterms:W3CDTF">2021-02-12T13:15:00Z</dcterms:created>
  <dcterms:modified xsi:type="dcterms:W3CDTF">2021-03-01T08:43:00Z</dcterms:modified>
</cp:coreProperties>
</file>