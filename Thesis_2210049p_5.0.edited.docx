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EB201" w14:textId="77777777" w:rsidR="00D90614" w:rsidRPr="002D70E4" w:rsidRDefault="00D90614" w:rsidP="00D90614">
      <w:pPr>
        <w:jc w:val="center"/>
        <w:rPr>
          <w:rFonts w:ascii="Times New Roman" w:hAnsi="Times New Roman" w:cs="Times New Roman"/>
          <w:sz w:val="40"/>
          <w:szCs w:val="40"/>
          <w:shd w:val="clear" w:color="auto" w:fill="FFFFFF"/>
        </w:rPr>
      </w:pPr>
    </w:p>
    <w:p w14:paraId="69CFB12B" w14:textId="77777777" w:rsidR="00D90614" w:rsidRPr="002D70E4" w:rsidRDefault="00D90614" w:rsidP="00D90614">
      <w:pPr>
        <w:jc w:val="center"/>
        <w:rPr>
          <w:rFonts w:ascii="Times New Roman" w:hAnsi="Times New Roman" w:cs="Times New Roman"/>
          <w:sz w:val="40"/>
          <w:szCs w:val="40"/>
          <w:shd w:val="clear" w:color="auto" w:fill="FFFFFF"/>
        </w:rPr>
      </w:pPr>
    </w:p>
    <w:p w14:paraId="5FCCB289" w14:textId="77777777" w:rsidR="00D90614" w:rsidRPr="002D70E4" w:rsidRDefault="00D90614" w:rsidP="00D90614">
      <w:pPr>
        <w:jc w:val="center"/>
        <w:rPr>
          <w:rFonts w:ascii="Times New Roman" w:hAnsi="Times New Roman" w:cs="Times New Roman"/>
          <w:sz w:val="40"/>
          <w:szCs w:val="40"/>
          <w:shd w:val="clear" w:color="auto" w:fill="FFFFFF"/>
        </w:rPr>
      </w:pPr>
    </w:p>
    <w:p w14:paraId="4AEA0B89" w14:textId="77777777" w:rsidR="00D90614" w:rsidRPr="002D70E4" w:rsidRDefault="00D90614" w:rsidP="00D90614">
      <w:pPr>
        <w:jc w:val="center"/>
        <w:rPr>
          <w:rFonts w:ascii="Times New Roman" w:hAnsi="Times New Roman" w:cs="Times New Roman"/>
          <w:sz w:val="40"/>
          <w:szCs w:val="40"/>
          <w:shd w:val="clear" w:color="auto" w:fill="FFFFFF"/>
        </w:rPr>
      </w:pPr>
    </w:p>
    <w:p w14:paraId="0FC9517A" w14:textId="77777777" w:rsidR="00D90614" w:rsidRPr="002D70E4" w:rsidRDefault="00D90614" w:rsidP="00D90614">
      <w:pPr>
        <w:jc w:val="center"/>
        <w:rPr>
          <w:rFonts w:ascii="Times New Roman" w:hAnsi="Times New Roman" w:cs="Times New Roman"/>
          <w:sz w:val="40"/>
          <w:szCs w:val="40"/>
          <w:shd w:val="clear" w:color="auto" w:fill="FFFFFF"/>
        </w:rPr>
      </w:pPr>
    </w:p>
    <w:p w14:paraId="39476C78" w14:textId="77777777" w:rsidR="00D90614" w:rsidRPr="002D70E4" w:rsidRDefault="00D90614" w:rsidP="00D90614">
      <w:pPr>
        <w:jc w:val="center"/>
        <w:rPr>
          <w:rFonts w:ascii="Times New Roman" w:hAnsi="Times New Roman" w:cs="Times New Roman"/>
          <w:sz w:val="40"/>
          <w:szCs w:val="40"/>
          <w:shd w:val="clear" w:color="auto" w:fill="FFFFFF"/>
        </w:rPr>
      </w:pPr>
    </w:p>
    <w:p w14:paraId="04190573" w14:textId="77777777" w:rsidR="00D90614" w:rsidRPr="002D70E4" w:rsidRDefault="00D90614" w:rsidP="00D90614">
      <w:pPr>
        <w:pBdr>
          <w:top w:val="single" w:sz="4" w:space="1" w:color="auto"/>
        </w:pBdr>
        <w:jc w:val="center"/>
        <w:rPr>
          <w:rFonts w:ascii="Times New Roman" w:hAnsi="Times New Roman" w:cs="Times New Roman"/>
          <w:sz w:val="40"/>
          <w:szCs w:val="40"/>
          <w:shd w:val="clear" w:color="auto" w:fill="FFFFFF"/>
        </w:rPr>
      </w:pPr>
    </w:p>
    <w:p w14:paraId="4EF2B5B0" w14:textId="77777777" w:rsidR="00D90614" w:rsidRPr="002D70E4" w:rsidRDefault="00D90614" w:rsidP="00D90614">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50310185" w14:textId="77777777" w:rsidR="00D90614" w:rsidRDefault="00D90614" w:rsidP="00D90614">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03142A54" w14:textId="77777777" w:rsidR="00D90614" w:rsidRPr="002D70E4" w:rsidRDefault="00D90614" w:rsidP="00D90614">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37A89848" w14:textId="77777777" w:rsidR="00D90614" w:rsidRPr="002D70E4" w:rsidRDefault="00D90614" w:rsidP="00D90614">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59E6CBBD" w14:textId="77777777" w:rsidR="00D90614" w:rsidRPr="002D70E4" w:rsidRDefault="00D90614" w:rsidP="00D90614">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0622EA61" w14:textId="77777777" w:rsidR="00D90614" w:rsidRPr="002D70E4" w:rsidRDefault="00D90614" w:rsidP="00D90614">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21C4091E" wp14:editId="789E76B2">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0486411E" w14:textId="77777777" w:rsidR="00D90614" w:rsidRPr="002D70E4" w:rsidRDefault="00D90614" w:rsidP="00D90614">
      <w:pPr>
        <w:pBdr>
          <w:bottom w:val="single" w:sz="4" w:space="1" w:color="auto"/>
        </w:pBdr>
        <w:rPr>
          <w:rFonts w:ascii="Times New Roman" w:hAnsi="Times New Roman" w:cs="Times New Roman"/>
          <w:sz w:val="24"/>
          <w:szCs w:val="24"/>
          <w:shd w:val="clear" w:color="auto" w:fill="FFFFFF"/>
        </w:rPr>
      </w:pPr>
    </w:p>
    <w:p w14:paraId="2D7CC004" w14:textId="77777777" w:rsidR="00D90614" w:rsidRPr="002D70E4" w:rsidRDefault="00D90614" w:rsidP="00D90614">
      <w:pPr>
        <w:pBdr>
          <w:bottom w:val="single" w:sz="4" w:space="1" w:color="auto"/>
        </w:pBdr>
        <w:rPr>
          <w:rFonts w:ascii="Times New Roman" w:hAnsi="Times New Roman" w:cs="Times New Roman"/>
          <w:sz w:val="24"/>
          <w:szCs w:val="24"/>
          <w:shd w:val="clear" w:color="auto" w:fill="FFFFFF"/>
        </w:rPr>
        <w:sectPr w:rsidR="00D90614" w:rsidRPr="002D70E4" w:rsidSect="00A1493D">
          <w:type w:val="continuous"/>
          <w:pgSz w:w="11906" w:h="16838" w:code="9"/>
          <w:pgMar w:top="720" w:right="720" w:bottom="720" w:left="720" w:header="709" w:footer="709" w:gutter="0"/>
          <w:cols w:space="708"/>
          <w:docGrid w:linePitch="360"/>
        </w:sectPr>
      </w:pPr>
    </w:p>
    <w:p w14:paraId="25DF2210" w14:textId="77777777" w:rsidR="00D90614" w:rsidRPr="002D70E4" w:rsidRDefault="00D90614" w:rsidP="00D90614">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C2A73A9" w14:textId="77777777" w:rsidR="00D90614" w:rsidRPr="002D70E4" w:rsidRDefault="00D90614" w:rsidP="00D90614">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03A40EE9" w14:textId="77777777" w:rsidR="00D90614" w:rsidRPr="002D70E4" w:rsidRDefault="00D90614" w:rsidP="00D90614">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7DCC581" w14:textId="77777777" w:rsidR="00D90614" w:rsidRPr="002D70E4" w:rsidRDefault="00D90614" w:rsidP="00D90614">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7B91BCE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2109D2D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10EAA753"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1521E27D"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4FFA85E3"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58EF434F"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6DF6127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142FB7ED"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05AFBE4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4222EEE6"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5133D03C"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4BC8701A"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63817B45"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7963007F"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661700B2" w14:textId="77777777" w:rsidR="00D90614" w:rsidRPr="002D70E4" w:rsidRDefault="00D90614" w:rsidP="00D90614">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1B82908C" w14:textId="77777777" w:rsidR="00D90614" w:rsidRPr="002D70E4" w:rsidRDefault="00D90614" w:rsidP="00D90614">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AF0033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64B7D282" w14:textId="77777777" w:rsidR="00D90614" w:rsidRPr="002D70E4" w:rsidRDefault="00D90614" w:rsidP="00D90614">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7B139F5D" w14:textId="77777777" w:rsidR="00D90614" w:rsidRPr="002D70E4" w:rsidRDefault="00D90614" w:rsidP="00D90614">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3AD5A055" w14:textId="77777777" w:rsidR="00D90614" w:rsidRPr="002D70E4" w:rsidRDefault="00D90614" w:rsidP="00D90614">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3074A5EF" w14:textId="77777777" w:rsidR="00D90614" w:rsidRPr="00052EF1" w:rsidRDefault="00D90614" w:rsidP="00D90614">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060E9F7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7A0933D5" w14:textId="77777777" w:rsidR="00D90614" w:rsidRPr="002D70E4" w:rsidRDefault="00D90614" w:rsidP="00D90614">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4E165FC6" w14:textId="77777777" w:rsidR="00D90614" w:rsidRPr="002D70E4" w:rsidRDefault="00D90614" w:rsidP="00D90614">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4B651043" w14:textId="77777777" w:rsidR="00D90614" w:rsidRPr="002D70E4" w:rsidRDefault="00D90614" w:rsidP="00D90614">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7F2DB24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171E3D9E"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7E2EA3CC" w14:textId="77777777" w:rsidR="00D90614" w:rsidRPr="002D70E4" w:rsidRDefault="00D90614" w:rsidP="00D90614">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5E4EBB4C" w14:textId="77777777" w:rsidR="00D90614" w:rsidRPr="002D70E4" w:rsidRDefault="00D90614" w:rsidP="00D90614">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723C90B5" wp14:editId="18886E4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0D744BEC"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41915322"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7F2F143E" w14:textId="77777777" w:rsidR="00D90614" w:rsidRDefault="00D90614" w:rsidP="00D90614">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4C288702"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49D0349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537D542C"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0A13105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1867038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42FFC3D6"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6908C880"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4FC9E99" wp14:editId="2A5D1B84">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1100B596"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63430239"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1CB93088" w14:textId="77777777" w:rsidR="00D90614" w:rsidRPr="002D70E4" w:rsidRDefault="00D90614" w:rsidP="00D90614">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0787937F"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77322A8D" w14:textId="77777777" w:rsidR="00D90614" w:rsidRPr="002D70E4" w:rsidRDefault="00D90614" w:rsidP="00D90614">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5A9764FF" w14:textId="77777777" w:rsidR="00D90614" w:rsidRPr="002D70E4" w:rsidRDefault="00D90614" w:rsidP="00D90614">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7D0A7B8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1632C62A"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ab/>
        <w:t>(1)</w:t>
      </w:r>
    </w:p>
    <w:p w14:paraId="34E8E923"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6644C02D" w14:textId="77777777" w:rsidR="00D90614" w:rsidRPr="002D70E4" w:rsidRDefault="00D90614" w:rsidP="00D90614">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768D5DBA" w14:textId="77777777" w:rsidR="00D90614" w:rsidRPr="002D70E4" w:rsidRDefault="00D90614" w:rsidP="00D90614">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851B18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114D678"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t>(2)</w:t>
      </w:r>
    </w:p>
    <w:p w14:paraId="7774A38A"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(3)</w:t>
      </w:r>
    </w:p>
    <w:p w14:paraId="50B2DF31"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79293097"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3C3A103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1A8D9F8C"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(5)</w:t>
      </w:r>
    </w:p>
    <w:p w14:paraId="462E77DB"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FB8D6A9"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711003E2"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0E71E3ED"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4241A116"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6ACDA65A"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6E73B0F8"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6759180C"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5FFC6B3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1AAC5B2"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0F558D0" wp14:editId="6F5D16CD">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F6F22E4"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259A6DF4"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3078FD69"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Pr="002D70E4">
        <w:rPr>
          <w:rFonts w:ascii="Times New Roman" w:eastAsiaTheme="minorEastAsia" w:hAnsi="Times New Roman" w:cs="Times New Roman"/>
          <w:color w:val="000000" w:themeColor="text1"/>
          <w:lang w:val="en-US"/>
        </w:rPr>
        <w:tab/>
        <w:t>(1</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w:t>
      </w:r>
    </w:p>
    <w:p w14:paraId="2C9E81D5"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57E7964E" w14:textId="77777777" w:rsidR="00D90614" w:rsidRPr="002D70E4" w:rsidRDefault="00D90614" w:rsidP="00D90614">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6A7E0493" w14:textId="77777777" w:rsidR="00D9061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2)</w:t>
      </w:r>
    </w:p>
    <w:p w14:paraId="7F827E39" w14:textId="77777777" w:rsidR="00D90614" w:rsidRDefault="00D90614" w:rsidP="00D90614">
      <w:pPr>
        <w:jc w:val="center"/>
        <w:rPr>
          <w:rFonts w:ascii="Times New Roman" w:eastAsiaTheme="minorEastAsia" w:hAnsi="Times New Roman" w:cs="Times New Roman"/>
          <w:color w:val="000000" w:themeColor="text1"/>
          <w:lang w:val="en-US"/>
        </w:rPr>
      </w:pPr>
    </w:p>
    <w:p w14:paraId="4C315674" w14:textId="77777777" w:rsidR="00D90614" w:rsidRDefault="00D90614" w:rsidP="00D90614">
      <w:pPr>
        <w:keepNext/>
      </w:pPr>
      <w:r>
        <w:rPr>
          <w:rFonts w:eastAsiaTheme="minorEastAsia"/>
          <w:noProof/>
          <w:color w:val="000000" w:themeColor="text1"/>
          <w:lang w:val="en-US"/>
        </w:rPr>
        <w:drawing>
          <wp:inline distT="0" distB="0" distL="0" distR="0" wp14:anchorId="61409E3F" wp14:editId="0703C6C2">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BCE82D3" w14:textId="77777777" w:rsidR="00D90614" w:rsidRPr="002D70E4" w:rsidRDefault="00D90614" w:rsidP="00D90614">
      <w:pPr>
        <w:pStyle w:val="Caption"/>
        <w:jc w:val="center"/>
        <w:rPr>
          <w:rFonts w:ascii="Times New Roman" w:eastAsiaTheme="minorEastAsia" w:hAnsi="Times New Roman" w:cs="Times New Roman"/>
          <w:color w:val="000000" w:themeColor="text1"/>
          <w:lang w:val="en-US"/>
        </w:rPr>
      </w:pPr>
      <w:r>
        <w:t xml:space="preserve">Figure </w:t>
      </w:r>
      <w:r>
        <w:fldChar w:fldCharType="begin"/>
      </w:r>
      <w:r>
        <w:instrText xml:space="preserve"> SEQ Figure \* ARABIC </w:instrText>
      </w:r>
      <w:r>
        <w:fldChar w:fldCharType="separate"/>
      </w:r>
      <w:r>
        <w:rPr>
          <w:noProof/>
        </w:rPr>
        <w:t>2</w:t>
      </w:r>
      <w:r>
        <w:rPr>
          <w:noProof/>
        </w:rPr>
        <w:fldChar w:fldCharType="end"/>
      </w:r>
      <w:r>
        <w:t>: Decision Values plot</w:t>
      </w:r>
    </w:p>
    <w:p w14:paraId="5C7D9498" w14:textId="77777777" w:rsidR="00D90614" w:rsidRPr="00142CC5"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58BA710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38FAD6F"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3)</w:t>
      </w:r>
    </w:p>
    <w:p w14:paraId="39FD2728" w14:textId="77777777" w:rsidR="00D9061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for k = 0, …, n-1, with initial value: 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3FD40D56" w14:textId="77777777" w:rsidR="00D90614" w:rsidRPr="002D70E4" w:rsidRDefault="00D90614" w:rsidP="00D90614">
      <w:pPr>
        <w:jc w:val="center"/>
        <w:rPr>
          <w:rFonts w:ascii="Times New Roman" w:hAnsi="Times New Roman" w:cs="Times New Roman"/>
          <w:color w:val="000000" w:themeColor="text1"/>
          <w:lang w:val="en-US"/>
        </w:rPr>
      </w:pPr>
      <w:r>
        <w:rPr>
          <w:noProof/>
        </w:rPr>
        <w:drawing>
          <wp:inline distT="0" distB="0" distL="0" distR="0" wp14:anchorId="36ECBB39" wp14:editId="32D73CC5">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451073FC" w14:textId="77777777" w:rsidR="00D90614" w:rsidRPr="002D70E4" w:rsidRDefault="00D90614" w:rsidP="00D90614">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33E58ED" w14:textId="77777777" w:rsidR="00D90614" w:rsidRPr="002D70E4" w:rsidRDefault="00D90614" w:rsidP="00D90614">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29E62F6D" w14:textId="77777777" w:rsidR="00D90614" w:rsidRPr="002D70E4" w:rsidRDefault="00D90614" w:rsidP="00D90614">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Pr="002D70E4">
        <w:rPr>
          <w:rFonts w:ascii="Times New Roman" w:eastAsiaTheme="minorEastAsia" w:hAnsi="Times New Roman" w:cs="Times New Roman"/>
          <w:color w:val="000000" w:themeColor="text1"/>
          <w:lang w:val="en-US"/>
        </w:rPr>
        <w:t xml:space="preserve"> </w:t>
      </w:r>
    </w:p>
    <w:p w14:paraId="7EB62C54"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2DCF9A83"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10676125" w14:textId="77777777" w:rsidR="00D90614" w:rsidRPr="002D70E4" w:rsidRDefault="00D90614" w:rsidP="00D90614">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69067BD7" w14:textId="77777777" w:rsidR="00D90614" w:rsidRPr="002D70E4" w:rsidRDefault="00D90614" w:rsidP="00D90614">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38C9D82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3276ED7F"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15</w:t>
      </w:r>
      <w:r w:rsidRPr="002D70E4">
        <w:rPr>
          <w:rFonts w:ascii="Times New Roman" w:eastAsiaTheme="minorEastAsia" w:hAnsi="Times New Roman" w:cs="Times New Roman"/>
          <w:color w:val="000000" w:themeColor="text1"/>
          <w:lang w:val="en-US"/>
        </w:rPr>
        <w:t>)</w:t>
      </w:r>
    </w:p>
    <w:p w14:paraId="1781EEFD"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6EBA2F2F"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16</w:t>
      </w:r>
      <w:r w:rsidRPr="002D70E4">
        <w:rPr>
          <w:rFonts w:ascii="Times New Roman" w:eastAsiaTheme="minorEastAsia" w:hAnsi="Times New Roman" w:cs="Times New Roman"/>
          <w:color w:val="000000" w:themeColor="text1"/>
          <w:lang w:val="en-US"/>
        </w:rPr>
        <w:t>)</w:t>
      </w:r>
    </w:p>
    <w:p w14:paraId="77B0FEA7"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5C26521D"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45290FB5"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534C5F2E"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or</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18</w:t>
      </w:r>
      <w:r w:rsidRPr="002D70E4">
        <w:rPr>
          <w:rFonts w:ascii="Times New Roman" w:eastAsiaTheme="minorEastAsia" w:hAnsi="Times New Roman" w:cs="Times New Roman"/>
          <w:color w:val="000000" w:themeColor="text1"/>
          <w:lang w:val="en-US"/>
        </w:rPr>
        <w:t>)</w:t>
      </w:r>
    </w:p>
    <w:p w14:paraId="33EC4C0A"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0B2DFDCB"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6E0645"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5DF387BD"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2AB5578"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61FAC771"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6CC214A3"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6C9EA234"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1CC1A1C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B68E128"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11929167"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EE0D60A"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22</w:t>
      </w:r>
      <w:r w:rsidRPr="002D70E4">
        <w:rPr>
          <w:rFonts w:ascii="Times New Roman" w:eastAsiaTheme="minorEastAsia" w:hAnsi="Times New Roman" w:cs="Times New Roman"/>
          <w:color w:val="000000" w:themeColor="text1"/>
          <w:lang w:val="en-US"/>
        </w:rPr>
        <w:t>)</w:t>
      </w:r>
    </w:p>
    <w:p w14:paraId="52800B42"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23</w:t>
      </w:r>
      <w:r w:rsidRPr="002D70E4">
        <w:rPr>
          <w:rFonts w:ascii="Times New Roman" w:eastAsiaTheme="minorEastAsia" w:hAnsi="Times New Roman" w:cs="Times New Roman"/>
          <w:color w:val="000000" w:themeColor="text1"/>
          <w:lang w:val="en-US"/>
        </w:rPr>
        <w:t>)</w:t>
      </w:r>
    </w:p>
    <w:p w14:paraId="153CC3B6"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24</w:t>
      </w:r>
      <w:r w:rsidRPr="002D70E4">
        <w:rPr>
          <w:rFonts w:ascii="Times New Roman" w:eastAsiaTheme="minorEastAsia" w:hAnsi="Times New Roman" w:cs="Times New Roman"/>
          <w:color w:val="000000" w:themeColor="text1"/>
          <w:lang w:val="en-US"/>
        </w:rPr>
        <w:t>)</w:t>
      </w:r>
    </w:p>
    <w:p w14:paraId="572CE3B3"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25</w:t>
      </w:r>
      <w:r w:rsidRPr="002D70E4">
        <w:rPr>
          <w:rFonts w:ascii="Times New Roman" w:eastAsiaTheme="minorEastAsia" w:hAnsi="Times New Roman" w:cs="Times New Roman"/>
          <w:color w:val="000000" w:themeColor="text1"/>
          <w:lang w:val="en-US"/>
        </w:rPr>
        <w:t>)</w:t>
      </w:r>
    </w:p>
    <w:p w14:paraId="702827E9"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26</w:t>
      </w:r>
      <w:r w:rsidRPr="002D70E4">
        <w:rPr>
          <w:rFonts w:ascii="Times New Roman" w:eastAsiaTheme="minorEastAsia" w:hAnsi="Times New Roman" w:cs="Times New Roman"/>
          <w:color w:val="000000" w:themeColor="text1"/>
          <w:lang w:val="en-US"/>
        </w:rPr>
        <w:t>)</w:t>
      </w:r>
    </w:p>
    <w:p w14:paraId="4F900656"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27</w:t>
      </w:r>
      <w:r w:rsidRPr="002D70E4">
        <w:rPr>
          <w:rFonts w:ascii="Times New Roman" w:eastAsiaTheme="minorEastAsia" w:hAnsi="Times New Roman" w:cs="Times New Roman"/>
          <w:color w:val="000000" w:themeColor="text1"/>
          <w:lang w:val="en-US"/>
        </w:rPr>
        <w:t>)</w:t>
      </w:r>
    </w:p>
    <w:p w14:paraId="634FF246"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0D0E49E4" w14:textId="77777777" w:rsidR="00D90614" w:rsidRPr="002D70E4" w:rsidRDefault="00D90614" w:rsidP="00D90614">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783556DD"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31524E7A"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D997144"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28</w:t>
      </w:r>
      <w:r w:rsidRPr="002D70E4">
        <w:rPr>
          <w:rFonts w:ascii="Times New Roman" w:eastAsiaTheme="minorEastAsia" w:hAnsi="Times New Roman" w:cs="Times New Roman"/>
          <w:color w:val="000000" w:themeColor="text1"/>
          <w:lang w:val="en-US"/>
        </w:rPr>
        <w:t>)</w:t>
      </w:r>
    </w:p>
    <w:p w14:paraId="429B1A77"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53531C2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366AC9B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D90614" w:rsidRPr="006167D5" w14:paraId="6F798AD7" w14:textId="77777777" w:rsidTr="00234571">
        <w:trPr>
          <w:trHeight w:val="263"/>
          <w:jc w:val="center"/>
        </w:trPr>
        <w:tc>
          <w:tcPr>
            <w:tcW w:w="1943" w:type="dxa"/>
            <w:shd w:val="clear" w:color="auto" w:fill="auto"/>
            <w:noWrap/>
            <w:vAlign w:val="bottom"/>
            <w:hideMark/>
          </w:tcPr>
          <w:p w14:paraId="39CA8139"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auto"/>
            <w:noWrap/>
            <w:vAlign w:val="bottom"/>
            <w:hideMark/>
          </w:tcPr>
          <w:p w14:paraId="28CC4392"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auto"/>
            <w:noWrap/>
            <w:vAlign w:val="bottom"/>
            <w:hideMark/>
          </w:tcPr>
          <w:p w14:paraId="3F49060A"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D90614" w:rsidRPr="006167D5" w14:paraId="2439DCFB" w14:textId="77777777" w:rsidTr="00234571">
        <w:trPr>
          <w:trHeight w:val="54"/>
          <w:jc w:val="center"/>
        </w:trPr>
        <w:tc>
          <w:tcPr>
            <w:tcW w:w="1943" w:type="dxa"/>
            <w:shd w:val="clear" w:color="auto" w:fill="auto"/>
            <w:noWrap/>
            <w:vAlign w:val="bottom"/>
            <w:hideMark/>
          </w:tcPr>
          <w:p w14:paraId="24D058D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7EBDD0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E8B61F5"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D90614" w:rsidRPr="006167D5" w14:paraId="17413495" w14:textId="77777777" w:rsidTr="00234571">
        <w:trPr>
          <w:trHeight w:val="54"/>
          <w:jc w:val="center"/>
        </w:trPr>
        <w:tc>
          <w:tcPr>
            <w:tcW w:w="1943" w:type="dxa"/>
            <w:shd w:val="clear" w:color="auto" w:fill="auto"/>
            <w:noWrap/>
            <w:vAlign w:val="bottom"/>
            <w:hideMark/>
          </w:tcPr>
          <w:p w14:paraId="5ADF4F04"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43E7316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75E49C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D90614" w:rsidRPr="006167D5" w14:paraId="6D78CC6D" w14:textId="77777777" w:rsidTr="00234571">
        <w:trPr>
          <w:trHeight w:val="54"/>
          <w:jc w:val="center"/>
        </w:trPr>
        <w:tc>
          <w:tcPr>
            <w:tcW w:w="1943" w:type="dxa"/>
            <w:shd w:val="clear" w:color="auto" w:fill="auto"/>
            <w:noWrap/>
            <w:vAlign w:val="bottom"/>
            <w:hideMark/>
          </w:tcPr>
          <w:p w14:paraId="3B8AF113"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5C4F418A"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67922A97"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D90614" w:rsidRPr="006167D5" w14:paraId="2302A582" w14:textId="77777777" w:rsidTr="00234571">
        <w:trPr>
          <w:trHeight w:val="54"/>
          <w:jc w:val="center"/>
        </w:trPr>
        <w:tc>
          <w:tcPr>
            <w:tcW w:w="1943" w:type="dxa"/>
            <w:shd w:val="clear" w:color="auto" w:fill="auto"/>
            <w:noWrap/>
            <w:vAlign w:val="bottom"/>
            <w:hideMark/>
          </w:tcPr>
          <w:p w14:paraId="4E476F2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2580FBAC"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6043C5A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D90614" w:rsidRPr="006167D5" w14:paraId="4A4621EA" w14:textId="77777777" w:rsidTr="00234571">
        <w:trPr>
          <w:trHeight w:val="54"/>
          <w:jc w:val="center"/>
        </w:trPr>
        <w:tc>
          <w:tcPr>
            <w:tcW w:w="1943" w:type="dxa"/>
            <w:shd w:val="clear" w:color="auto" w:fill="auto"/>
            <w:noWrap/>
            <w:vAlign w:val="bottom"/>
            <w:hideMark/>
          </w:tcPr>
          <w:p w14:paraId="37944026"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4D6DB61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04EE6FD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D90614" w:rsidRPr="006167D5" w14:paraId="4265AEBF" w14:textId="77777777" w:rsidTr="00234571">
        <w:trPr>
          <w:trHeight w:val="119"/>
          <w:jc w:val="center"/>
        </w:trPr>
        <w:tc>
          <w:tcPr>
            <w:tcW w:w="1943" w:type="dxa"/>
            <w:shd w:val="clear" w:color="auto" w:fill="auto"/>
            <w:noWrap/>
            <w:vAlign w:val="bottom"/>
            <w:hideMark/>
          </w:tcPr>
          <w:p w14:paraId="7F8FE36C"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E14A92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9A963C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D90614" w:rsidRPr="006167D5" w14:paraId="629391A6" w14:textId="77777777" w:rsidTr="00234571">
        <w:trPr>
          <w:trHeight w:val="54"/>
          <w:jc w:val="center"/>
        </w:trPr>
        <w:tc>
          <w:tcPr>
            <w:tcW w:w="1943" w:type="dxa"/>
            <w:shd w:val="clear" w:color="auto" w:fill="auto"/>
            <w:noWrap/>
            <w:vAlign w:val="bottom"/>
            <w:hideMark/>
          </w:tcPr>
          <w:p w14:paraId="51EDACFA"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2611D9A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15D68AB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D90614" w:rsidRPr="006167D5" w14:paraId="06AC2F79" w14:textId="77777777" w:rsidTr="00234571">
        <w:trPr>
          <w:trHeight w:val="54"/>
          <w:jc w:val="center"/>
        </w:trPr>
        <w:tc>
          <w:tcPr>
            <w:tcW w:w="1943" w:type="dxa"/>
            <w:shd w:val="clear" w:color="auto" w:fill="auto"/>
            <w:noWrap/>
            <w:vAlign w:val="bottom"/>
            <w:hideMark/>
          </w:tcPr>
          <w:p w14:paraId="524775FB"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1A85EE8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1F1BC047"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D90614" w:rsidRPr="006167D5" w14:paraId="303FCD4B" w14:textId="77777777" w:rsidTr="00234571">
        <w:trPr>
          <w:trHeight w:val="54"/>
          <w:jc w:val="center"/>
        </w:trPr>
        <w:tc>
          <w:tcPr>
            <w:tcW w:w="1943" w:type="dxa"/>
            <w:shd w:val="clear" w:color="auto" w:fill="auto"/>
            <w:noWrap/>
            <w:vAlign w:val="bottom"/>
            <w:hideMark/>
          </w:tcPr>
          <w:p w14:paraId="16A5F9F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78735DBB"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7CDFC97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D90614" w:rsidRPr="006167D5" w14:paraId="0D07B72B" w14:textId="77777777" w:rsidTr="00234571">
        <w:trPr>
          <w:trHeight w:val="54"/>
          <w:jc w:val="center"/>
        </w:trPr>
        <w:tc>
          <w:tcPr>
            <w:tcW w:w="1943" w:type="dxa"/>
            <w:shd w:val="clear" w:color="auto" w:fill="auto"/>
            <w:noWrap/>
            <w:vAlign w:val="bottom"/>
            <w:hideMark/>
          </w:tcPr>
          <w:p w14:paraId="1AB3769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71DA19A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5716495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7C0AA111" w14:textId="77777777" w:rsidR="00D90614" w:rsidRPr="002D70E4" w:rsidRDefault="00D90614" w:rsidP="00D90614">
      <w:pPr>
        <w:jc w:val="center"/>
        <w:rPr>
          <w:rFonts w:ascii="Times New Roman" w:hAnsi="Times New Roman" w:cs="Times New Roman"/>
        </w:rPr>
      </w:pPr>
      <w:r>
        <w:rPr>
          <w:noProof/>
        </w:rPr>
        <w:drawing>
          <wp:inline distT="0" distB="0" distL="0" distR="0" wp14:anchorId="06431ADA" wp14:editId="5769C308">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D20F13" w14:textId="77777777" w:rsidR="00D90614" w:rsidRPr="002D70E4" w:rsidRDefault="00D90614" w:rsidP="00D90614">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B991629"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5AF3D698"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p>
    <w:p w14:paraId="577C6BCB" w14:textId="77777777" w:rsidR="00D90614" w:rsidRPr="002D70E4" w:rsidRDefault="00D90614" w:rsidP="00D90614">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F6BFFB2" wp14:editId="3D3D17D2">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5B403E22"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4A9C9410" w14:textId="77777777" w:rsidR="00D90614" w:rsidRPr="009F2E78"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73E9115C" w14:textId="77777777" w:rsidR="00D90614" w:rsidRPr="00CA75FA" w:rsidRDefault="00D90614" w:rsidP="00D90614">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4F4BF7AC"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069681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56C9FAD6" w14:textId="77777777" w:rsidR="00D90614" w:rsidRPr="002D70E4" w:rsidRDefault="00D90614" w:rsidP="00D90614">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1DA8D975"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71AB1EB0" w14:textId="77777777" w:rsidR="00D90614" w:rsidRPr="00A86E73"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4CC54730" w14:textId="77777777" w:rsidR="00D90614" w:rsidRPr="00534B1A" w:rsidRDefault="00D90614" w:rsidP="00D90614">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BC7AA0E" wp14:editId="65D3C1F6">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4748E304" w14:textId="77777777" w:rsidR="00D90614" w:rsidRPr="002D70E4" w:rsidRDefault="00D90614" w:rsidP="00D90614">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07C4E358" wp14:editId="27526CCE">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5239DD7B"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10F28709" w14:textId="77777777" w:rsidR="00D90614" w:rsidRPr="00534B1A" w:rsidRDefault="00D90614" w:rsidP="00D90614">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43332575" w14:textId="77777777" w:rsidR="00D90614" w:rsidRPr="002D70E4" w:rsidRDefault="00D90614" w:rsidP="00D90614">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024D967" wp14:editId="40B51198">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1C30D465" w14:textId="77777777" w:rsidR="00D90614" w:rsidRPr="002D70E4" w:rsidRDefault="00D90614" w:rsidP="00D90614">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1850E6D5"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7D70D180" wp14:editId="6C22212B">
            <wp:simplePos x="0" y="0"/>
            <wp:positionH relativeFrom="column">
              <wp:posOffset>-150940</wp:posOffset>
            </wp:positionH>
            <wp:positionV relativeFrom="paragraph">
              <wp:posOffset>2256726</wp:posOffset>
            </wp:positionV>
            <wp:extent cx="3407410" cy="223393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0741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72B43F6F" w14:textId="77777777" w:rsidR="00D90614" w:rsidRPr="002D70E4"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07F27F29" w14:textId="77777777" w:rsidR="00D90614" w:rsidRPr="002D70E4" w:rsidRDefault="00D90614" w:rsidP="00D90614">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D0508DB"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4531A5E8"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1CB681EF" w14:textId="77777777" w:rsidR="00D90614" w:rsidRPr="007933CC"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20A380B2" w14:textId="77777777" w:rsidR="00D9061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5F709E" wp14:editId="0C70634C">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5B6F4"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4E9E24DD" wp14:editId="23F90C5A">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3B8D0275" w14:textId="77777777" w:rsidR="00D90614" w:rsidRPr="002D70E4" w:rsidRDefault="00D90614" w:rsidP="00D90614">
      <w:pPr>
        <w:jc w:val="center"/>
        <w:rPr>
          <w:rFonts w:ascii="Times New Roman" w:hAnsi="Times New Roman" w:cs="Times New Roman"/>
          <w:color w:val="000000" w:themeColor="text1"/>
          <w:lang w:val="en-US"/>
        </w:rPr>
      </w:pPr>
    </w:p>
    <w:p w14:paraId="2BA41B85" w14:textId="77777777" w:rsidR="00D90614" w:rsidRPr="002D70E4"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51C08F10"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245B98E9" wp14:editId="6905EFAB">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633D392B" w14:textId="77777777" w:rsidR="00D90614" w:rsidRPr="002D70E4"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3EC71717"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3C868D6" wp14:editId="5A6A9AE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3BC15"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46C67759" wp14:editId="46DD77D5">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6CD997B" w14:textId="77777777" w:rsidR="00D90614" w:rsidRDefault="00D90614" w:rsidP="00D90614">
      <w:pPr>
        <w:jc w:val="both"/>
        <w:rPr>
          <w:rFonts w:ascii="Times New Roman" w:hAnsi="Times New Roman" w:cs="Times New Roman"/>
          <w:color w:val="000000" w:themeColor="text1"/>
          <w:lang w:val="en-US"/>
        </w:rPr>
      </w:pPr>
    </w:p>
    <w:p w14:paraId="4885F281" w14:textId="77777777" w:rsidR="00D90614" w:rsidRPr="002D70E4" w:rsidRDefault="00D90614" w:rsidP="00D90614">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55B50B37" w14:textId="77777777" w:rsidR="00D90614" w:rsidRPr="002D70E4" w:rsidRDefault="00D90614" w:rsidP="00D90614">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1D7C1A58" w14:textId="77777777" w:rsidR="00D90614" w:rsidRPr="002D70E4" w:rsidRDefault="00D90614" w:rsidP="00D90614">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3D0B61E2" w14:textId="77777777" w:rsidR="00D90614" w:rsidRPr="002D70E4" w:rsidRDefault="00D90614" w:rsidP="00D90614">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78B6F29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0" w:type="auto"/>
        <w:jc w:val="center"/>
        <w:tblLook w:val="04A0" w:firstRow="1" w:lastRow="0" w:firstColumn="1" w:lastColumn="0" w:noHBand="0" w:noVBand="1"/>
      </w:tblPr>
      <w:tblGrid>
        <w:gridCol w:w="999"/>
        <w:gridCol w:w="1250"/>
        <w:gridCol w:w="1399"/>
        <w:gridCol w:w="1221"/>
      </w:tblGrid>
      <w:tr w:rsidR="00D90614" w:rsidRPr="002D70E4" w14:paraId="6655EA38" w14:textId="77777777" w:rsidTr="00234571">
        <w:trPr>
          <w:jc w:val="center"/>
        </w:trPr>
        <w:tc>
          <w:tcPr>
            <w:tcW w:w="869" w:type="dxa"/>
          </w:tcPr>
          <w:p w14:paraId="1D86773C" w14:textId="77777777" w:rsidR="00D90614" w:rsidRPr="002D70E4" w:rsidRDefault="00D90614" w:rsidP="00234571">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tcPr>
          <w:p w14:paraId="4A98F88F"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tcPr>
          <w:p w14:paraId="698475E4"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tcPr>
          <w:p w14:paraId="19AB93E8"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D90614" w:rsidRPr="002D70E4" w14:paraId="196E832A" w14:textId="77777777" w:rsidTr="00234571">
        <w:trPr>
          <w:jc w:val="center"/>
        </w:trPr>
        <w:tc>
          <w:tcPr>
            <w:tcW w:w="869" w:type="dxa"/>
          </w:tcPr>
          <w:p w14:paraId="0907565D" w14:textId="77777777" w:rsidR="00D90614" w:rsidRPr="002D70E4" w:rsidRDefault="00D90614" w:rsidP="00234571">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7988F67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1664146A"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186FF09D" w14:textId="77777777" w:rsidR="00D90614" w:rsidRPr="002D70E4" w:rsidRDefault="00D90614" w:rsidP="00234571">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3FAAAAB7"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1163FAC3"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4397BADE"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2EE8C10C"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3242C081" w14:textId="77777777" w:rsidR="00D90614" w:rsidRPr="000219AD" w:rsidRDefault="00D90614" w:rsidP="00D90614">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394B12CD" wp14:editId="101D15F2">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45DFD1DB"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368292DB" w14:textId="77777777" w:rsidR="00D90614" w:rsidRPr="002D70E4" w:rsidRDefault="00D90614" w:rsidP="00D90614">
      <w:pPr>
        <w:keepNext/>
        <w:jc w:val="center"/>
        <w:rPr>
          <w:rFonts w:ascii="Times New Roman" w:hAnsi="Times New Roman" w:cs="Times New Roman"/>
        </w:rPr>
      </w:pPr>
      <w:r>
        <w:rPr>
          <w:noProof/>
        </w:rPr>
        <w:lastRenderedPageBreak/>
        <w:drawing>
          <wp:inline distT="0" distB="0" distL="0" distR="0" wp14:anchorId="46DFA5BA" wp14:editId="0CE5AEFC">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4A489C4C"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5EA0E70D" w14:textId="77777777" w:rsidR="00D90614" w:rsidRPr="00CA75FA" w:rsidRDefault="00D90614" w:rsidP="00D90614">
      <w:pPr>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Remark 2: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DCCB696" w14:textId="77777777" w:rsidR="00D90614" w:rsidRPr="00CA75FA" w:rsidRDefault="00D90614" w:rsidP="00D90614">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 xml:space="preserve">8 </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118582AB" w14:textId="77777777" w:rsidR="00D90614" w:rsidRPr="002D70E4" w:rsidRDefault="00D90614" w:rsidP="00D90614">
      <w:pPr>
        <w:jc w:val="both"/>
        <w:rPr>
          <w:rFonts w:ascii="Times New Roman" w:hAnsi="Times New Roman" w:cs="Times New Roman"/>
          <w:color w:val="000000" w:themeColor="text1"/>
          <w:lang w:val="en-US"/>
        </w:rPr>
      </w:pPr>
    </w:p>
    <w:p w14:paraId="49F29C5C"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6276A7ED" wp14:editId="7D1519A4">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7B653EC6"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76262B76" w14:textId="77777777" w:rsidR="00D90614" w:rsidRPr="005F65EF" w:rsidRDefault="00D90614" w:rsidP="00D90614">
      <w:pPr>
        <w:keepNext/>
        <w:jc w:val="center"/>
        <w:rPr>
          <w:rFonts w:ascii="Times New Roman" w:hAnsi="Times New Roman" w:cs="Times New Roman"/>
          <w:lang w:val="en-US"/>
        </w:rPr>
      </w:pPr>
      <w:r>
        <w:rPr>
          <w:noProof/>
          <w:lang w:val="en-US"/>
        </w:rPr>
        <w:drawing>
          <wp:inline distT="0" distB="0" distL="0" distR="0" wp14:anchorId="2D85B405" wp14:editId="7D57FF00">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15E3FAF"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07BDF31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1D2497D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 xml:space="preserve">9 </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1FE314EA" w14:textId="77777777" w:rsidR="00D90614" w:rsidRPr="002D70E4" w:rsidRDefault="00D90614" w:rsidP="00D90614">
      <w:pPr>
        <w:jc w:val="both"/>
        <w:rPr>
          <w:rFonts w:ascii="Times New Roman" w:hAnsi="Times New Roman" w:cs="Times New Roman"/>
          <w:color w:val="000000" w:themeColor="text1"/>
          <w:lang w:val="en-US"/>
        </w:rPr>
      </w:pPr>
    </w:p>
    <w:p w14:paraId="65A612BF"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33DEA560" wp14:editId="7F7B2FCF">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2F2A1D01"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7DA76D40" w14:textId="77777777" w:rsidR="00D90614" w:rsidRPr="007C1376" w:rsidRDefault="00D90614" w:rsidP="00D90614">
      <w:pPr>
        <w:keepNext/>
        <w:jc w:val="center"/>
        <w:rPr>
          <w:rFonts w:ascii="Times New Roman" w:hAnsi="Times New Roman" w:cs="Times New Roman"/>
          <w:lang w:val="en-US"/>
        </w:rPr>
      </w:pPr>
      <w:r>
        <w:rPr>
          <w:noProof/>
          <w:lang w:val="en-US"/>
        </w:rPr>
        <w:lastRenderedPageBreak/>
        <w:drawing>
          <wp:inline distT="0" distB="0" distL="0" distR="0" wp14:anchorId="33E61388" wp14:editId="1C8821A6">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1B1731CE"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63DE618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xml:space="preserve">, we put them together to compare against the Optimal Solution. In this experiment, we have calculated all models' averages for the load values each time we stopped and offloaded. Keeping N = 200 and r the same as we have set for the individual simulations, Figure </w:t>
      </w:r>
      <w:r>
        <w:rPr>
          <w:rFonts w:ascii="Times New Roman" w:hAnsi="Times New Roman" w:cs="Times New Roman"/>
          <w:color w:val="000000" w:themeColor="text1"/>
          <w:lang w:val="en-US"/>
        </w:rPr>
        <w:t>10</w:t>
      </w:r>
      <w:r w:rsidRPr="002D70E4">
        <w:rPr>
          <w:rFonts w:ascii="Times New Roman" w:hAnsi="Times New Roman" w:cs="Times New Roman"/>
          <w:color w:val="000000" w:themeColor="text1"/>
          <w:lang w:val="en-US"/>
        </w:rPr>
        <w:t xml:space="preserve">shows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65518DDA"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Remark 3: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p>
    <w:p w14:paraId="04BBDB69" w14:textId="77777777" w:rsidR="00D90614" w:rsidRPr="002D70E4" w:rsidRDefault="00D90614" w:rsidP="00D90614">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D7F9D98" wp14:editId="13CDA437">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35DCFE3F"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53219D35" wp14:editId="4B98E22E">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A128C14" w14:textId="77777777" w:rsidR="00D90614" w:rsidRPr="00346BEC"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3494C943"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4AF9DBB1" w14:textId="77777777" w:rsidR="00D90614" w:rsidRDefault="00D90614" w:rsidP="00D90614">
      <w:pPr>
        <w:keepNext/>
        <w:jc w:val="both"/>
        <w:rPr>
          <w:ins w:id="0" w:author="Odysseas Polycarpou (student)" w:date="2021-02-28T21:20:00Z"/>
        </w:rPr>
      </w:pPr>
      <w:r>
        <w:rPr>
          <w:noProof/>
        </w:rPr>
        <w:drawing>
          <wp:inline distT="0" distB="0" distL="0" distR="0" wp14:anchorId="4329D614" wp14:editId="37068F2A">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6E6DF2A9" w14:textId="77777777" w:rsidR="00D90614" w:rsidRPr="00D77290" w:rsidRDefault="00D90614" w:rsidP="00D90614">
      <w:pPr>
        <w:pStyle w:val="Caption"/>
        <w:jc w:val="both"/>
      </w:pPr>
      <w:r>
        <w:t>Figure 12</w:t>
      </w:r>
      <w:r>
        <w:t xml:space="preserve">: </w:t>
      </w:r>
      <w:proofErr w:type="spellStart"/>
      <w:r>
        <w:t>Dataframe</w:t>
      </w:r>
      <w:proofErr w:type="spellEnd"/>
      <w:r>
        <w:t xml:space="preserve"> with Optimal Solutions vs all models </w:t>
      </w:r>
      <w:proofErr w:type="gramStart"/>
      <w:r>
        <w:t>average</w:t>
      </w:r>
      <w:proofErr w:type="gramEnd"/>
    </w:p>
    <w:p w14:paraId="0B0323AD"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 </w:t>
      </w:r>
      <w:r>
        <w:rPr>
          <w:rFonts w:ascii="Times New Roman" w:hAnsi="Times New Roman" w:cs="Times New Roman"/>
          <w:color w:val="000000" w:themeColor="text1"/>
          <w:lang w:val="en-US"/>
        </w:rPr>
        <w:t>F</w:t>
      </w:r>
      <w:r w:rsidRPr="002D70E4">
        <w:rPr>
          <w:rFonts w:ascii="Times New Roman" w:hAnsi="Times New Roman" w:cs="Times New Roman"/>
          <w:color w:val="000000" w:themeColor="text1"/>
          <w:lang w:val="en-US"/>
        </w:rPr>
        <w:t>actor</w:t>
      </w:r>
    </w:p>
    <w:p w14:paraId="127C551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D90614" w:rsidRPr="002D70E4" w14:paraId="3C0DA965" w14:textId="77777777" w:rsidTr="00234571">
        <w:tc>
          <w:tcPr>
            <w:tcW w:w="1127" w:type="dxa"/>
          </w:tcPr>
          <w:p w14:paraId="46D8A0B4"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tcPr>
          <w:p w14:paraId="7F99FB51"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tcPr>
          <w:p w14:paraId="514B6223"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tcPr>
          <w:p w14:paraId="5400C18A"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D90614" w:rsidRPr="002D70E4" w14:paraId="04F6D6E1" w14:textId="77777777" w:rsidTr="00234571">
        <w:tc>
          <w:tcPr>
            <w:tcW w:w="1127" w:type="dxa"/>
          </w:tcPr>
          <w:p w14:paraId="73284E7F"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6C5850ED"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1325786E"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1F89CFD5"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D90614" w:rsidRPr="002D70E4" w14:paraId="6896937B" w14:textId="77777777" w:rsidTr="00234571">
        <w:tc>
          <w:tcPr>
            <w:tcW w:w="1127" w:type="dxa"/>
          </w:tcPr>
          <w:p w14:paraId="0C9E2792"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2A60B78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5B6C6A7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693D1D3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D90614" w:rsidRPr="002D70E4" w14:paraId="06D0F3F7" w14:textId="77777777" w:rsidTr="00234571">
        <w:tc>
          <w:tcPr>
            <w:tcW w:w="1127" w:type="dxa"/>
          </w:tcPr>
          <w:p w14:paraId="73A4C0FA"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8C3B39"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28C8ABB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356F3855"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D90614" w:rsidRPr="002D70E4" w14:paraId="611E60DF" w14:textId="77777777" w:rsidTr="00234571">
        <w:tc>
          <w:tcPr>
            <w:tcW w:w="1127" w:type="dxa"/>
          </w:tcPr>
          <w:p w14:paraId="192C1177"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4AA6C7B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7B479362"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03EE1EC0" w14:textId="77777777" w:rsidR="00D90614" w:rsidRPr="002D70E4" w:rsidRDefault="00D90614" w:rsidP="00234571">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657742E5" w14:textId="77777777" w:rsidR="00D90614" w:rsidRPr="002D70E4"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2B4E3D02"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73874C31" w14:textId="77777777" w:rsidR="00D90614" w:rsidRDefault="00D90614" w:rsidP="00D90614">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2882E52B" w14:textId="77777777" w:rsidR="00D90614" w:rsidRPr="007C1376" w:rsidRDefault="00D90614" w:rsidP="00D90614">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409E75B8" w14:textId="77777777" w:rsidR="00D90614" w:rsidRDefault="00D90614" w:rsidP="00D90614">
      <w:pPr>
        <w:pStyle w:val="Caption"/>
        <w:keepNext/>
      </w:pPr>
      <w:r>
        <w:t xml:space="preserve">Table </w:t>
      </w:r>
      <w:r>
        <w:fldChar w:fldCharType="begin"/>
      </w:r>
      <w:r>
        <w:instrText xml:space="preserve"> SEQ Table \* ARABIC </w:instrText>
      </w:r>
      <w:r>
        <w:fldChar w:fldCharType="separate"/>
      </w:r>
      <w:r>
        <w:rPr>
          <w:noProof/>
        </w:rPr>
        <w:t>3</w:t>
      </w:r>
      <w:r>
        <w:rPr>
          <w:noProof/>
        </w:rPr>
        <w:fldChar w:fldCharType="end"/>
      </w:r>
      <w:r>
        <w:t xml:space="preserve"> Notation</w:t>
      </w:r>
    </w:p>
    <w:tbl>
      <w:tblPr>
        <w:tblStyle w:val="TableGrid"/>
        <w:tblW w:w="0" w:type="auto"/>
        <w:tblLook w:val="04A0" w:firstRow="1" w:lastRow="0" w:firstColumn="1" w:lastColumn="0" w:noHBand="0" w:noVBand="1"/>
      </w:tblPr>
      <w:tblGrid>
        <w:gridCol w:w="1292"/>
        <w:gridCol w:w="3577"/>
      </w:tblGrid>
      <w:tr w:rsidR="00D90614" w14:paraId="5EEFA7A8" w14:textId="77777777" w:rsidTr="00234571">
        <w:trPr>
          <w:trHeight w:val="344"/>
        </w:trPr>
        <w:tc>
          <w:tcPr>
            <w:tcW w:w="1292" w:type="dxa"/>
          </w:tcPr>
          <w:p w14:paraId="1A16D82E"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970295C"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D90614" w14:paraId="08FC55A7" w14:textId="77777777" w:rsidTr="00234571">
        <w:trPr>
          <w:trHeight w:val="420"/>
        </w:trPr>
        <w:tc>
          <w:tcPr>
            <w:tcW w:w="1292" w:type="dxa"/>
          </w:tcPr>
          <w:p w14:paraId="2AFFADFA"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2DC21069" w14:textId="77777777" w:rsidR="00D90614" w:rsidRDefault="00D90614" w:rsidP="00234571">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D90614" w14:paraId="427FCD52" w14:textId="77777777" w:rsidTr="00234571">
        <w:trPr>
          <w:trHeight w:val="420"/>
        </w:trPr>
        <w:tc>
          <w:tcPr>
            <w:tcW w:w="1292" w:type="dxa"/>
          </w:tcPr>
          <w:p w14:paraId="536EA269"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56597F91"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D90614" w14:paraId="1B961C30" w14:textId="77777777" w:rsidTr="00234571">
        <w:trPr>
          <w:trHeight w:val="420"/>
        </w:trPr>
        <w:tc>
          <w:tcPr>
            <w:tcW w:w="1292" w:type="dxa"/>
          </w:tcPr>
          <w:p w14:paraId="3BF48EFE" w14:textId="77777777" w:rsidR="00D90614" w:rsidRPr="00121377" w:rsidRDefault="00D90614" w:rsidP="00234571">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301E75B3"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D90614" w14:paraId="5F91A115" w14:textId="77777777" w:rsidTr="00234571">
        <w:trPr>
          <w:trHeight w:val="420"/>
        </w:trPr>
        <w:tc>
          <w:tcPr>
            <w:tcW w:w="1292" w:type="dxa"/>
          </w:tcPr>
          <w:p w14:paraId="68C40DD7" w14:textId="77777777" w:rsidR="00D90614" w:rsidRDefault="00D90614" w:rsidP="00234571">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4453D7FB"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Minimum value in the sample</w:t>
            </w:r>
          </w:p>
        </w:tc>
      </w:tr>
      <w:tr w:rsidR="00D90614" w14:paraId="27F6BEA0" w14:textId="77777777" w:rsidTr="00234571">
        <w:tc>
          <w:tcPr>
            <w:tcW w:w="1292" w:type="dxa"/>
          </w:tcPr>
          <w:p w14:paraId="70DD87DB"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7DB1C59B"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D90614" w14:paraId="04F7142D" w14:textId="77777777" w:rsidTr="00234571">
        <w:trPr>
          <w:trHeight w:val="314"/>
        </w:trPr>
        <w:tc>
          <w:tcPr>
            <w:tcW w:w="1292" w:type="dxa"/>
          </w:tcPr>
          <w:p w14:paraId="3FFBC895" w14:textId="77777777" w:rsidR="00D90614" w:rsidRPr="00121377" w:rsidRDefault="00D90614" w:rsidP="00234571">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394AC868"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D90614" w14:paraId="4DCB8061" w14:textId="77777777" w:rsidTr="00234571">
        <w:trPr>
          <w:trHeight w:val="314"/>
        </w:trPr>
        <w:tc>
          <w:tcPr>
            <w:tcW w:w="1292" w:type="dxa"/>
          </w:tcPr>
          <w:p w14:paraId="15CDC663" w14:textId="77777777" w:rsidR="00D90614" w:rsidRPr="00393201" w:rsidRDefault="00D90614" w:rsidP="00234571">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124074BF"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D90614" w14:paraId="4705FFAB" w14:textId="77777777" w:rsidTr="00234571">
        <w:trPr>
          <w:trHeight w:val="314"/>
        </w:trPr>
        <w:tc>
          <w:tcPr>
            <w:tcW w:w="1292" w:type="dxa"/>
          </w:tcPr>
          <w:p w14:paraId="1308DD89" w14:textId="77777777" w:rsidR="00D90614" w:rsidRPr="00393201" w:rsidRDefault="00D90614" w:rsidP="00234571">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56279182"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Reward from HS (11)</w:t>
            </w:r>
          </w:p>
        </w:tc>
      </w:tr>
      <w:tr w:rsidR="00D90614" w14:paraId="01618773" w14:textId="77777777" w:rsidTr="00234571">
        <w:trPr>
          <w:trHeight w:val="314"/>
        </w:trPr>
        <w:tc>
          <w:tcPr>
            <w:tcW w:w="1292" w:type="dxa"/>
          </w:tcPr>
          <w:p w14:paraId="4C2E1BFC" w14:textId="77777777" w:rsidR="00D90614" w:rsidRPr="00393201" w:rsidRDefault="00D90614" w:rsidP="00234571">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1FF47CB9"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Availability values for HS</w:t>
            </w:r>
          </w:p>
        </w:tc>
      </w:tr>
      <w:tr w:rsidR="00D90614" w14:paraId="39541277" w14:textId="77777777" w:rsidTr="00234571">
        <w:trPr>
          <w:trHeight w:val="314"/>
        </w:trPr>
        <w:tc>
          <w:tcPr>
            <w:tcW w:w="1292" w:type="dxa"/>
          </w:tcPr>
          <w:p w14:paraId="1595E9C6" w14:textId="77777777" w:rsidR="00D90614" w:rsidRPr="00393201" w:rsidRDefault="00D90614" w:rsidP="00234571">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3335FDBD"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D90614" w14:paraId="188986F5" w14:textId="77777777" w:rsidTr="00234571">
        <w:trPr>
          <w:trHeight w:val="314"/>
        </w:trPr>
        <w:tc>
          <w:tcPr>
            <w:tcW w:w="1292" w:type="dxa"/>
          </w:tcPr>
          <w:p w14:paraId="69553668" w14:textId="77777777" w:rsidR="00D90614" w:rsidRPr="00393201" w:rsidRDefault="00D90614" w:rsidP="00234571">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05152DC5"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1"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6F0B14CE" w14:textId="77777777" w:rsidR="00D90614" w:rsidRPr="00F37205" w:rsidRDefault="00D90614" w:rsidP="00D90614">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172A1EB2"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45E84FE1" w14:textId="77777777" w:rsidR="00D90614" w:rsidRPr="00087719"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C4D53EF" w14:textId="77777777" w:rsidR="00D90614" w:rsidRPr="00087719" w:rsidRDefault="00D90614" w:rsidP="00D90614">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3D99F8ED"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56EF74BD"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3B5E4BEE"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2B93B810"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5D09060B"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3E39B1BB"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466435B0" w14:textId="77777777" w:rsidR="00D90614" w:rsidRPr="00121377" w:rsidRDefault="00D90614" w:rsidP="00D90614">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0D6C8A37"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17FF1B54"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30C81399"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06A4A343"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7517EA2C" w14:textId="77777777" w:rsidR="00D90614" w:rsidRPr="00087719" w:rsidRDefault="00D90614" w:rsidP="00D90614">
              <w:pPr>
                <w:pStyle w:val="ListParagraph"/>
                <w:numPr>
                  <w:ilvl w:val="0"/>
                  <w:numId w:val="9"/>
                </w:numPr>
                <w:jc w:val="both"/>
                <w:rPr>
                  <w:rFonts w:ascii="Times New Roman" w:hAnsi="Times New Roman" w:cs="Times New Roman"/>
                </w:rPr>
              </w:pPr>
              <w:hyperlink r:id="rId32" w:history="1">
                <w:r w:rsidRPr="00121377">
                  <w:t>https://github.com/podyssea/Optimal-Stopping-Theory-Models</w:t>
                </w:r>
              </w:hyperlink>
            </w:p>
            <w:p w14:paraId="317F99F7" w14:textId="77777777" w:rsidR="00D90614" w:rsidRPr="00210D99" w:rsidRDefault="00D90614" w:rsidP="00D90614">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1"/>
                <w:r w:rsidRPr="00121377">
                  <w:t>-decision-making-the-secretary-problem-a30e301d8489</w:t>
                </w:r>
              </w:hyperlink>
            </w:p>
          </w:sdtContent>
        </w:sdt>
      </w:sdtContent>
    </w:sdt>
    <w:p w14:paraId="07425580" w14:textId="77777777" w:rsidR="00D90614" w:rsidRDefault="00D90614" w:rsidP="00D90614">
      <w:pPr>
        <w:pStyle w:val="Heading1"/>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D90614" w14:paraId="2AA7F9C8" w14:textId="77777777" w:rsidTr="00234571">
        <w:tc>
          <w:tcPr>
            <w:tcW w:w="3397" w:type="dxa"/>
          </w:tcPr>
          <w:p w14:paraId="16D6CEE4" w14:textId="77777777" w:rsidR="00D90614" w:rsidRDefault="00D90614" w:rsidP="00234571">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49CBCDE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D90614" w14:paraId="5AFC8B38" w14:textId="77777777" w:rsidTr="00234571">
        <w:tc>
          <w:tcPr>
            <w:tcW w:w="3397" w:type="dxa"/>
          </w:tcPr>
          <w:p w14:paraId="09262ABA"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1841D679" w14:textId="77777777" w:rsidR="00D90614" w:rsidRDefault="00D90614" w:rsidP="00234571"/>
        </w:tc>
        <w:tc>
          <w:tcPr>
            <w:tcW w:w="1843" w:type="dxa"/>
          </w:tcPr>
          <w:p w14:paraId="30CD9C93"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D90614" w14:paraId="6481F856" w14:textId="77777777" w:rsidTr="00234571">
        <w:tc>
          <w:tcPr>
            <w:tcW w:w="3397" w:type="dxa"/>
          </w:tcPr>
          <w:p w14:paraId="2575B8B0" w14:textId="77777777" w:rsidR="00D90614" w:rsidRDefault="00D90614" w:rsidP="00234571">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303B0D82"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D90614" w14:paraId="48CDABE0" w14:textId="77777777" w:rsidTr="00234571">
        <w:tc>
          <w:tcPr>
            <w:tcW w:w="3397" w:type="dxa"/>
          </w:tcPr>
          <w:p w14:paraId="6920D95A"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2C3F30EE" w14:textId="77777777" w:rsidR="00D90614" w:rsidRDefault="00D90614" w:rsidP="00234571"/>
        </w:tc>
        <w:tc>
          <w:tcPr>
            <w:tcW w:w="1843" w:type="dxa"/>
          </w:tcPr>
          <w:p w14:paraId="0F44EF22"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6296A891"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22453EE7" w14:textId="77777777" w:rsidTr="00234571">
        <w:tc>
          <w:tcPr>
            <w:tcW w:w="3397" w:type="dxa"/>
          </w:tcPr>
          <w:p w14:paraId="15478B1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74B0B019" w14:textId="77777777" w:rsidR="00D90614" w:rsidRDefault="00D90614" w:rsidP="00234571"/>
        </w:tc>
        <w:tc>
          <w:tcPr>
            <w:tcW w:w="1843" w:type="dxa"/>
          </w:tcPr>
          <w:p w14:paraId="3960A3BF"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B76A92F"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0E1CCF65" w14:textId="77777777" w:rsidTr="00234571">
        <w:tc>
          <w:tcPr>
            <w:tcW w:w="3397" w:type="dxa"/>
          </w:tcPr>
          <w:p w14:paraId="558ADAB1"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4AF489AC" w14:textId="77777777" w:rsidR="00D90614" w:rsidRDefault="00D90614" w:rsidP="00234571"/>
        </w:tc>
        <w:tc>
          <w:tcPr>
            <w:tcW w:w="1843" w:type="dxa"/>
          </w:tcPr>
          <w:p w14:paraId="22526F5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F87217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5A1E165B" w14:textId="77777777" w:rsidTr="00234571">
        <w:tc>
          <w:tcPr>
            <w:tcW w:w="3397" w:type="dxa"/>
          </w:tcPr>
          <w:p w14:paraId="024D0965"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606E27E7" w14:textId="77777777" w:rsidR="00D90614" w:rsidRDefault="00D90614" w:rsidP="00234571"/>
        </w:tc>
        <w:tc>
          <w:tcPr>
            <w:tcW w:w="1843" w:type="dxa"/>
          </w:tcPr>
          <w:p w14:paraId="7CFDBC4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D2E090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D90614" w14:paraId="6E276CE0" w14:textId="77777777" w:rsidTr="00234571">
        <w:tc>
          <w:tcPr>
            <w:tcW w:w="3397" w:type="dxa"/>
          </w:tcPr>
          <w:p w14:paraId="4F4C8AB5" w14:textId="77777777" w:rsidR="00D90614" w:rsidRPr="00D33445" w:rsidRDefault="00D90614" w:rsidP="00234571">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46721FF0" w14:textId="77777777" w:rsidR="00D90614" w:rsidRDefault="00D90614" w:rsidP="00234571"/>
        </w:tc>
        <w:tc>
          <w:tcPr>
            <w:tcW w:w="1843" w:type="dxa"/>
          </w:tcPr>
          <w:p w14:paraId="23402064"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988B153" w14:textId="77777777" w:rsidR="00D90614" w:rsidRPr="00210D99" w:rsidRDefault="00D90614" w:rsidP="00D90614"/>
    <w:p w14:paraId="0C07C959" w14:textId="77777777" w:rsidR="00D90614" w:rsidRPr="00A1493D" w:rsidRDefault="00D90614" w:rsidP="00D90614"/>
    <w:p w14:paraId="60224E84" w14:textId="02D9F51A" w:rsidR="001A1721" w:rsidRPr="00D90614" w:rsidRDefault="001A1721" w:rsidP="00D90614"/>
    <w:sectPr w:rsidR="001A1721" w:rsidRPr="00D90614"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oFAEz3Ba8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201F1B"/>
    <w:rsid w:val="0020603C"/>
    <w:rsid w:val="00246FD8"/>
    <w:rsid w:val="002512F1"/>
    <w:rsid w:val="00255569"/>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85D6B"/>
    <w:rsid w:val="00486FA6"/>
    <w:rsid w:val="00495A3F"/>
    <w:rsid w:val="004C0A8D"/>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614"/>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1204-4518-9C65-424D0BB6AB05}"/>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15</Pages>
  <Words>7986</Words>
  <Characters>45522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41</cp:revision>
  <cp:lastPrinted>2021-02-12T13:15:00Z</cp:lastPrinted>
  <dcterms:created xsi:type="dcterms:W3CDTF">2021-02-12T13:15:00Z</dcterms:created>
  <dcterms:modified xsi:type="dcterms:W3CDTF">2021-02-28T19:28:00Z</dcterms:modified>
</cp:coreProperties>
</file>